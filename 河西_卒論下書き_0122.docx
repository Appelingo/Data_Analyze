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273EAECD" w:rsidR="00756E1B" w:rsidRPr="003300E9" w:rsidRDefault="00756E1B" w:rsidP="00756E1B">
      <w:r>
        <w:tab/>
      </w:r>
      <w:r w:rsidRPr="00B66ED8">
        <w:t>2.2</w:t>
      </w:r>
      <w:r w:rsidR="003300E9">
        <w:t xml:space="preserve"> </w:t>
      </w:r>
      <w:del w:id="0" w:author="NH17A" w:date="2021-01-21T12:49:00Z">
        <w:r w:rsidR="003300E9" w:rsidDel="00EF789F">
          <w:delText>2</w:delText>
        </w:r>
        <w:r w:rsidR="003300E9" w:rsidDel="00EF789F">
          <w:delText>種類の波長を用いた</w:delText>
        </w:r>
      </w:del>
      <w:ins w:id="1" w:author="NH17A" w:date="2021-01-21T12:49:00Z">
        <w:r w:rsidR="00EF789F">
          <w:rPr>
            <w:rFonts w:hint="eastAsia"/>
          </w:rPr>
          <w:t>高次高調波と赤外光を用いた</w:t>
        </w:r>
      </w:ins>
      <w:r w:rsidR="003300E9">
        <w:t>試料のイオン化</w:t>
      </w:r>
      <w:del w:id="2" w:author="NH17A" w:date="2021-01-21T12:49:00Z">
        <w:r w:rsidR="003300E9" w:rsidDel="00EF789F">
          <w:rPr>
            <w:rFonts w:hint="eastAsia"/>
          </w:rPr>
          <w:delText>について</w:delText>
        </w:r>
      </w:del>
      <w:ins w:id="3" w:author="NH17A" w:date="2021-01-21T12:49:00Z">
        <w:r w:rsidR="00EF789F">
          <w:rPr>
            <w:rFonts w:hint="eastAsia"/>
          </w:rPr>
          <w:t>過程</w:t>
        </w:r>
      </w:ins>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C6CB8B8" w:rsidR="00AB407E" w:rsidRDefault="00AB407E" w:rsidP="00DC1370">
      <w:pPr>
        <w:ind w:firstLine="840"/>
      </w:pPr>
      <w:r>
        <w:rPr>
          <w:rFonts w:hint="eastAsia"/>
        </w:rPr>
        <w:t>4.1 IR</w:t>
      </w:r>
      <w:r>
        <w:rPr>
          <w:rFonts w:hint="eastAsia"/>
        </w:rPr>
        <w:t>光強度が弱い場合</w:t>
      </w:r>
      <w:r w:rsidR="005435C7">
        <w:rPr>
          <w:rFonts w:hint="eastAsia"/>
        </w:rPr>
        <w:t>（測定</w:t>
      </w:r>
      <w:r w:rsidR="005435C7">
        <w:rPr>
          <w:rFonts w:hint="eastAsia"/>
        </w:rPr>
        <w:t>1</w:t>
      </w:r>
      <w:r w:rsidR="005435C7">
        <w:rPr>
          <w:rFonts w:hint="eastAsia"/>
        </w:rPr>
        <w:t>）</w:t>
      </w:r>
      <w:r>
        <w:rPr>
          <w:rFonts w:hint="eastAsia"/>
        </w:rPr>
        <w:t>の測定結果</w:t>
      </w:r>
    </w:p>
    <w:p w14:paraId="335BE478" w14:textId="694498FA" w:rsidR="00AB407E" w:rsidRDefault="00AB407E" w:rsidP="00DC1370">
      <w:pPr>
        <w:ind w:firstLine="840"/>
      </w:pPr>
      <w:r>
        <w:rPr>
          <w:rFonts w:hint="eastAsia"/>
        </w:rPr>
        <w:t xml:space="preserve">4.2 </w:t>
      </w:r>
      <w:r>
        <w:t>IR</w:t>
      </w:r>
      <w:r>
        <w:t>光強度が強い場合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0AAF81F1" w:rsidR="00756E1B" w:rsidRDefault="00756E1B" w:rsidP="00756E1B">
      <w:r>
        <w:t>科学技術の発展に伴い様々な物理現象の測定が行われるようになり</w:t>
      </w:r>
      <w:r>
        <w:rPr>
          <w:rFonts w:hint="eastAsia"/>
        </w:rPr>
        <w:t>，</w:t>
      </w:r>
      <w:r>
        <w:t>測定の時間分解能の改善が課題となっている</w:t>
      </w:r>
      <w:ins w:id="4" w:author="NH17A" w:date="2021-01-21T13:13:00Z">
        <w:r w:rsidR="00A93B21">
          <w:rPr>
            <w:rFonts w:hint="eastAsia"/>
          </w:rPr>
          <w:t>[1]</w:t>
        </w:r>
      </w:ins>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ins w:id="5" w:author="NH17A" w:date="2021-01-21T13:13:00Z">
        <w:r w:rsidR="00A93B21">
          <w:rPr>
            <w:rFonts w:hint="eastAsia"/>
          </w:rPr>
          <w:t>[2]</w:t>
        </w:r>
      </w:ins>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ins w:id="6" w:author="NH17A" w:date="2021-01-21T13:18:00Z">
        <w:r w:rsidR="003A4D83">
          <w:rPr>
            <w:rFonts w:hint="eastAsia"/>
          </w:rPr>
          <w:t>[3]</w:t>
        </w:r>
      </w:ins>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3927D1">
        <w:rPr>
          <w:rFonts w:hint="eastAsia"/>
        </w:rPr>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6EC80080"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ins w:id="7" w:author="NH17A" w:date="2021-01-21T13:12:00Z">
        <w:r w:rsidR="00A93B21">
          <w:rPr>
            <w:rFonts w:hint="eastAsia"/>
          </w:rPr>
          <w:t>を測定する</w:t>
        </w:r>
      </w:ins>
      <w:del w:id="8" w:author="NH17A" w:date="2021-01-21T13:12:00Z">
        <w:r w:rsidR="009436C1" w:rsidDel="00A93B21">
          <w:rPr>
            <w:rFonts w:hint="eastAsia"/>
          </w:rPr>
          <w:delText>から高次高調波の情報</w:delText>
        </w:r>
        <w:r w:rsidR="001552AA" w:rsidDel="00A93B21">
          <w:rPr>
            <w:rFonts w:hint="eastAsia"/>
          </w:rPr>
          <w:delText>を得る</w:delText>
        </w:r>
      </w:del>
      <w:r w:rsidR="001552AA">
        <w:rPr>
          <w:rFonts w:hint="eastAsia"/>
        </w:rPr>
        <w:t>，という手法に着目した</w:t>
      </w:r>
      <w:ins w:id="9" w:author="NH17A" w:date="2021-01-21T13:12:00Z">
        <w:r w:rsidR="00A93B21">
          <w:rPr>
            <w:rFonts w:hint="eastAsia"/>
          </w:rPr>
          <w:t>[</w:t>
        </w:r>
      </w:ins>
      <w:ins w:id="10" w:author="NH17A" w:date="2021-01-21T13:18:00Z">
        <w:r w:rsidR="003A4D83">
          <w:t>4</w:t>
        </w:r>
      </w:ins>
      <w:ins w:id="11" w:author="NH17A" w:date="2021-01-21T13:12:00Z">
        <w:r w:rsidR="00A93B21">
          <w:rPr>
            <w:rFonts w:hint="eastAsia"/>
          </w:rPr>
          <w:t>]</w:t>
        </w:r>
      </w:ins>
      <w:r w:rsidR="001552AA">
        <w:rPr>
          <w:rFonts w:hint="eastAsia"/>
        </w:rPr>
        <w:t xml:space="preserve">. </w:t>
      </w:r>
      <w:r w:rsidR="00FD4AE8">
        <w:rPr>
          <w:rFonts w:hint="eastAsia"/>
        </w:rPr>
        <w:t>このとき，高次高調波と赤外光の時間差を変化させながら光電子の運動量分布を測定すると，</w:t>
      </w:r>
      <w:r w:rsidR="000A4688">
        <w:rPr>
          <w:rFonts w:hint="eastAsia"/>
        </w:rPr>
        <w:t>光電子の信号強度</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9465B9">
        <w:rPr>
          <w:rFonts w:hint="eastAsia"/>
        </w:rPr>
        <w:t>発生したパルスの情報</w:t>
      </w:r>
      <w:ins w:id="12" w:author="NH17A" w:date="2021-01-21T13:13:00Z">
        <w:r w:rsidR="00A93B21">
          <w:rPr>
            <w:rFonts w:hint="eastAsia"/>
          </w:rPr>
          <w:t>や、イオン化過程についての情報を得る</w:t>
        </w:r>
      </w:ins>
      <w:del w:id="13" w:author="NH17A" w:date="2021-01-21T13:13:00Z">
        <w:r w:rsidR="009465B9" w:rsidDel="00A93B21">
          <w:rPr>
            <w:rFonts w:hint="eastAsia"/>
          </w:rPr>
          <w:delText>を読み取る</w:delText>
        </w:r>
      </w:del>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1552AA">
        <w:rPr>
          <w:rFonts w:hint="eastAsia"/>
        </w:rPr>
        <w:t>IR</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3700C9">
        <w:t>IR</w:t>
      </w:r>
      <w:r w:rsidR="003700C9">
        <w:t>光の強度を変化させると</w:t>
      </w:r>
      <w:r w:rsidR="003700C9">
        <w:rPr>
          <w:rFonts w:hint="eastAsia"/>
        </w:rPr>
        <w:t>，</w:t>
      </w:r>
      <w:ins w:id="14" w:author="NH17A" w:date="2021-01-21T13:17:00Z">
        <w:r w:rsidR="00C1169C">
          <w:rPr>
            <w:rFonts w:hint="eastAsia"/>
          </w:rPr>
          <w:t>イオン化による光電子の</w:t>
        </w:r>
      </w:ins>
      <w:ins w:id="15" w:author="NH17A" w:date="2021-01-21T13:18:00Z">
        <w:r w:rsidR="00C1169C">
          <w:rPr>
            <w:rFonts w:hint="eastAsia"/>
          </w:rPr>
          <w:t>収量</w:t>
        </w:r>
      </w:ins>
      <w:del w:id="16" w:author="NH17A" w:date="2021-01-21T13:17:00Z">
        <w:r w:rsidR="003700C9" w:rsidDel="00C1169C">
          <w:rPr>
            <w:rFonts w:hint="eastAsia"/>
          </w:rPr>
          <w:delText>信号強度</w:delText>
        </w:r>
      </w:del>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2F81365D" w:rsidR="000A2EA0" w:rsidRPr="00B53456" w:rsidRDefault="000A2EA0" w:rsidP="000A2EA0">
      <w:pPr>
        <w:rPr>
          <w:rFonts w:ascii="Segoe UI Symbol" w:hAnsi="Segoe UI Symbol" w:cs="Segoe UI Symbol"/>
        </w:rPr>
      </w:pPr>
      <w:r>
        <w:rPr>
          <w:rFonts w:ascii="Segoe UI Symbol" w:hAnsi="Segoe UI Symbol" w:cs="Segoe UI Symbol"/>
        </w:rPr>
        <w:t>高次高調波は，端的に言うと，「気体に入射光を当てると，入射光のエネルギーの整数倍の光が出てくる」という現象である．高次高調波の発生は，「</w:t>
      </w:r>
      <w:r w:rsidR="00F95696">
        <w:rPr>
          <w:rFonts w:ascii="Segoe UI Symbol" w:hAnsi="Segoe UI Symbol" w:cs="Segoe UI Symbol" w:hint="eastAsia"/>
        </w:rPr>
        <w:t>(1)</w:t>
      </w:r>
      <w:r>
        <w:rPr>
          <w:rFonts w:ascii="Segoe UI Symbol" w:hAnsi="Segoe UI Symbol" w:cs="Segoe UI Symbol"/>
        </w:rPr>
        <w:t>トンネルイオン化」「</w:t>
      </w:r>
      <w:r w:rsidR="00F95696">
        <w:rPr>
          <w:rFonts w:ascii="Segoe UI Symbol" w:hAnsi="Segoe UI Symbol" w:cs="Segoe UI Symbol" w:hint="eastAsia"/>
        </w:rPr>
        <w:t>(2)</w:t>
      </w:r>
      <w:r>
        <w:rPr>
          <w:rFonts w:ascii="Segoe UI Symbol" w:hAnsi="Segoe UI Symbol" w:cs="Segoe UI Symbol"/>
        </w:rPr>
        <w:t>電子の再衝突」「</w:t>
      </w:r>
      <w:r w:rsidR="00F95696">
        <w:rPr>
          <w:rFonts w:ascii="Segoe UI Symbol" w:hAnsi="Segoe UI Symbol" w:cs="Segoe UI Symbol" w:hint="eastAsia"/>
        </w:rPr>
        <w:t>(3)</w:t>
      </w:r>
      <w:r>
        <w:rPr>
          <w:rFonts w:ascii="Segoe UI Symbol" w:hAnsi="Segoe UI Symbol" w:cs="Segoe UI Symbol"/>
        </w:rPr>
        <w:t>高次高調波の発生」という</w:t>
      </w:r>
      <w:r>
        <w:rPr>
          <w:rFonts w:ascii="Segoe UI Symbol" w:hAnsi="Segoe UI Symbol" w:cs="Segoe UI Symbol" w:hint="eastAsia"/>
        </w:rPr>
        <w:t>3</w:t>
      </w:r>
      <w:r>
        <w:rPr>
          <w:rFonts w:ascii="Segoe UI Symbol" w:hAnsi="Segoe UI Symbol" w:cs="Segoe UI Symbol" w:hint="eastAsia"/>
        </w:rPr>
        <w:t>段階に分け，以下のように古典的に考えることができる</w:t>
      </w:r>
      <w:r w:rsidR="00E00D51">
        <w:rPr>
          <w:rFonts w:ascii="Segoe UI Symbol" w:hAnsi="Segoe UI Symbol" w:cs="Segoe UI Symbol" w:hint="eastAsia"/>
        </w:rPr>
        <w:t>[</w:t>
      </w:r>
      <w:del w:id="17" w:author="NH17A" w:date="2021-01-21T13:18:00Z">
        <w:r w:rsidR="00E00D51" w:rsidDel="003A4D83">
          <w:rPr>
            <w:rFonts w:ascii="Segoe UI Symbol" w:hAnsi="Segoe UI Symbol" w:cs="Segoe UI Symbol" w:hint="eastAsia"/>
          </w:rPr>
          <w:delText>1</w:delText>
        </w:r>
      </w:del>
      <w:ins w:id="18" w:author="NH17A" w:date="2021-01-21T13:18:00Z">
        <w:r w:rsidR="003A4D83">
          <w:rPr>
            <w:rFonts w:ascii="Segoe UI Symbol" w:hAnsi="Segoe UI Symbol" w:cs="Segoe UI Symbol"/>
          </w:rPr>
          <w:t>3</w:t>
        </w:r>
      </w:ins>
      <w:r w:rsidR="00E00D51">
        <w:rPr>
          <w:rFonts w:ascii="Segoe UI Symbol" w:hAnsi="Segoe UI Symbol" w:cs="Segoe UI Symbol" w:hint="eastAsia"/>
        </w:rPr>
        <w:t>]</w:t>
      </w:r>
      <w:r>
        <w:rPr>
          <w:rFonts w:ascii="Segoe UI Symbol" w:hAnsi="Segoe UI Symbol" w:cs="Segoe UI Symbol" w:hint="eastAsia"/>
        </w:rPr>
        <w:t>．</w:t>
      </w:r>
      <w:r w:rsidR="00F95696">
        <w:rPr>
          <w:rFonts w:ascii="Segoe UI Symbol" w:hAnsi="Segoe UI Symbol" w:cs="Segoe UI Symbol" w:hint="eastAsia"/>
        </w:rPr>
        <w:t>(1)</w:t>
      </w:r>
      <w:r>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4772B4">
        <w:rPr>
          <w:rFonts w:ascii="Segoe UI Symbol" w:hAnsi="Segoe UI Symbol" w:cs="Segoe UI Symbol"/>
        </w:rPr>
        <w:t>電子の</w:t>
      </w:r>
      <w:del w:id="19" w:author="NH17A" w:date="2021-01-21T13:18:00Z">
        <w:r w:rsidR="004772B4" w:rsidDel="00543FCC">
          <w:rPr>
            <w:rFonts w:ascii="Segoe UI Symbol" w:hAnsi="Segoe UI Symbol" w:cs="Segoe UI Symbol"/>
          </w:rPr>
          <w:delText>感じる</w:delText>
        </w:r>
      </w:del>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Pr="00953D4E">
        <w:rPr>
          <w:rFonts w:ascii="Segoe UI Symbol" w:hAnsi="Segoe UI Symbol" w:cs="Segoe UI Symbol"/>
        </w:rPr>
        <w:t>これ</w:t>
      </w:r>
      <w:r>
        <w:rPr>
          <w:rFonts w:ascii="Segoe UI Symbol" w:hAnsi="Segoe UI Symbol" w:cs="Segoe UI Symbol"/>
        </w:rPr>
        <w:t>がトンネルイオン化である．</w:t>
      </w:r>
      <w:r w:rsidR="00F95696">
        <w:rPr>
          <w:rFonts w:ascii="Segoe UI Symbol" w:hAnsi="Segoe UI Symbol" w:cs="Segoe UI Symbol" w:hint="eastAsia"/>
        </w:rPr>
        <w:t>(2)</w:t>
      </w:r>
      <w:r>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Pr>
          <w:rFonts w:ascii="Segoe UI Symbol" w:hAnsi="Segoe UI Symbol" w:cs="Segoe UI Symbol"/>
        </w:rPr>
        <w:t>が逆方向になると，原子内部に向かって折返し，再度原子と衝突する．これが再衝突である</w:t>
      </w:r>
      <w:r>
        <w:rPr>
          <w:rFonts w:ascii="Segoe UI Symbol" w:hAnsi="Segoe UI Symbol" w:cs="Segoe UI Symbol" w:hint="eastAsia"/>
        </w:rPr>
        <w:t xml:space="preserve">. </w:t>
      </w:r>
      <w:r w:rsidR="00F95696">
        <w:rPr>
          <w:rFonts w:ascii="Segoe UI Symbol" w:hAnsi="Segoe UI Symbol" w:cs="Segoe UI Symbol"/>
        </w:rPr>
        <w:t>(3)</w:t>
      </w:r>
      <w:r>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Pr>
          <w:rFonts w:ascii="Segoe UI Symbol" w:hAnsi="Segoe UI Symbol" w:cs="Segoe UI Symbol"/>
        </w:rPr>
        <w:t>高次高調波として観測される</w:t>
      </w:r>
      <w:r>
        <w:rPr>
          <w:rFonts w:ascii="Segoe UI Symbol" w:hAnsi="Segoe UI Symbol" w:cs="Segoe UI Symbol" w:hint="eastAsia"/>
        </w:rPr>
        <w:t xml:space="preserve">. </w:t>
      </w:r>
    </w:p>
    <w:p w14:paraId="7ABED8FD" w14:textId="77777777" w:rsidR="00E810C0" w:rsidRPr="000E79BA" w:rsidRDefault="00E810C0" w:rsidP="00756E1B"/>
    <w:p w14:paraId="07D35ECC" w14:textId="47EE455E" w:rsidR="00965856" w:rsidRPr="00C72C4D" w:rsidRDefault="00E810C0" w:rsidP="00756E1B">
      <w:r>
        <w:rPr>
          <w:rFonts w:hint="eastAsia"/>
        </w:rPr>
        <w:t xml:space="preserve">2.2 </w:t>
      </w:r>
      <w:del w:id="20" w:author="NH17A" w:date="2021-01-21T13:20:00Z">
        <w:r w:rsidR="00A277C2" w:rsidDel="005A579B">
          <w:rPr>
            <w:rFonts w:hint="eastAsia"/>
          </w:rPr>
          <w:delText>2</w:delText>
        </w:r>
        <w:r w:rsidR="00A277C2" w:rsidDel="005A579B">
          <w:rPr>
            <w:rFonts w:hint="eastAsia"/>
          </w:rPr>
          <w:delText>種類の波長を用いた</w:delText>
        </w:r>
        <w:r w:rsidR="005B7DF6" w:rsidDel="005A579B">
          <w:rPr>
            <w:rFonts w:hint="eastAsia"/>
          </w:rPr>
          <w:delText>試料のイオン化について</w:delText>
        </w:r>
      </w:del>
      <w:ins w:id="21" w:author="NH17A" w:date="2021-01-21T13:20:00Z">
        <w:r w:rsidR="005A579B">
          <w:rPr>
            <w:rFonts w:hint="eastAsia"/>
          </w:rPr>
          <w:t>高次高調波と赤外光を</w:t>
        </w:r>
      </w:ins>
    </w:p>
    <w:p w14:paraId="774B737C" w14:textId="37E5D26B"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B167F5">
        <w:rPr>
          <w:rFonts w:hint="eastAsia"/>
        </w:rPr>
        <w:t>IR</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 xml:space="preserve">. </w:t>
      </w:r>
      <w:del w:id="22" w:author="NH17A" w:date="2021-01-21T13:23:00Z">
        <w:r w:rsidR="00197736" w:rsidDel="00A76A96">
          <w:rPr>
            <w:rFonts w:hint="eastAsia"/>
          </w:rPr>
          <w:delText>この方法では，</w:delText>
        </w:r>
        <w:r w:rsidR="00773C20" w:rsidDel="00A76A96">
          <w:rPr>
            <w:rFonts w:hint="eastAsia"/>
          </w:rPr>
          <w:delText>ある量子状態の電子のみを選択的にイオン化することができ，</w:delText>
        </w:r>
        <w:r w:rsidR="00DE4BF6" w:rsidDel="00A76A96">
          <w:rPr>
            <w:rFonts w:hint="eastAsia"/>
          </w:rPr>
          <w:delText>縮退の影響を受けないという</w:delText>
        </w:r>
        <w:r w:rsidR="00A50622" w:rsidDel="00A76A96">
          <w:rPr>
            <w:rFonts w:hint="eastAsia"/>
          </w:rPr>
          <w:delText>利点がある</w:delText>
        </w:r>
        <w:r w:rsidR="00864DDB" w:rsidDel="00A76A96">
          <w:rPr>
            <w:rFonts w:hint="eastAsia"/>
          </w:rPr>
          <w:delText>[2]</w:delText>
        </w:r>
      </w:del>
      <w:ins w:id="23" w:author="NH17A" w:date="2021-01-21T13:23:00Z">
        <w:r w:rsidR="00A76A96">
          <w:rPr>
            <w:rFonts w:hint="eastAsia"/>
          </w:rPr>
          <w:t>（これはどこから？縮退の影響を受けない？）</w:t>
        </w:r>
      </w:ins>
      <w:r w:rsidR="00864DDB">
        <w:rPr>
          <w:rFonts w:hint="eastAsia"/>
        </w:rPr>
        <w:t>.</w:t>
      </w:r>
      <w:r w:rsidR="006B64AE">
        <w:t xml:space="preserve"> </w:t>
      </w:r>
      <w:r w:rsidR="006B64AE">
        <w:t>さらに</w:t>
      </w:r>
      <w:r w:rsidR="006B64AE">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3E2902">
        <w:rPr>
          <w:rFonts w:hint="eastAsia"/>
        </w:rPr>
        <w:t>IR</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w:t>
      </w:r>
      <w:del w:id="24" w:author="NH17A" w:date="2021-01-21T13:24:00Z">
        <w:r w:rsidR="004B6AAF" w:rsidDel="002258D1">
          <w:rPr>
            <w:rFonts w:hint="eastAsia"/>
          </w:rPr>
          <w:delText>2</w:delText>
        </w:r>
        <w:r w:rsidR="004B6AAF" w:rsidDel="002258D1">
          <w:rPr>
            <w:rFonts w:hint="eastAsia"/>
          </w:rPr>
          <w:delText>倍波</w:delText>
        </w:r>
        <w:r w:rsidR="00B566E3" w:rsidDel="002258D1">
          <w:rPr>
            <w:rFonts w:hint="eastAsia"/>
          </w:rPr>
          <w:delText>による</w:delText>
        </w:r>
      </w:del>
      <w:r w:rsidR="004B6AAF">
        <w:rPr>
          <w:rFonts w:hint="eastAsia"/>
        </w:rPr>
        <w:t>偶数次の高次高調波</w:t>
      </w:r>
      <w:r w:rsidR="00B566E3">
        <w:rPr>
          <w:rFonts w:hint="eastAsia"/>
        </w:rPr>
        <w:t>も生じる</w:t>
      </w:r>
      <w:r w:rsidR="00B566E3">
        <w:rPr>
          <w:rFonts w:hint="eastAsia"/>
        </w:rPr>
        <w:t xml:space="preserve">. </w:t>
      </w:r>
    </w:p>
    <w:p w14:paraId="281578DF" w14:textId="77BA7F2D" w:rsidR="006B64AE" w:rsidRDefault="00304A3C" w:rsidP="006B64AE">
      <w:pPr>
        <w:widowControl/>
        <w:jc w:val="center"/>
      </w:pPr>
      <w:r w:rsidRPr="00304A3C">
        <w:rPr>
          <w:noProof/>
        </w:rPr>
        <w:drawing>
          <wp:inline distT="0" distB="0" distL="0" distR="0" wp14:anchorId="78D0E13E" wp14:editId="146535EB">
            <wp:extent cx="3267075" cy="2188324"/>
            <wp:effectExtent l="0" t="0" r="0" b="0"/>
            <wp:docPr id="11" name="図 11" descr="C:\Users\kk515go\source\repos\図\12次高調波の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12次高調波の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6367" cy="2201246"/>
                    </a:xfrm>
                    <a:prstGeom prst="rect">
                      <a:avLst/>
                    </a:prstGeom>
                    <a:noFill/>
                    <a:ln>
                      <a:noFill/>
                    </a:ln>
                  </pic:spPr>
                </pic:pic>
              </a:graphicData>
            </a:graphic>
          </wp:inline>
        </w:drawing>
      </w:r>
    </w:p>
    <w:p w14:paraId="6E11ED22" w14:textId="4776BF7D" w:rsidR="00E03F95" w:rsidRDefault="00E03F95" w:rsidP="006B64AE">
      <w:pPr>
        <w:widowControl/>
        <w:jc w:val="center"/>
        <w:rPr>
          <w:ins w:id="25" w:author="NH17A" w:date="2021-01-21T13:19:00Z"/>
        </w:rPr>
      </w:pPr>
      <w:r>
        <w:t>図</w:t>
      </w:r>
      <w:r>
        <w:rPr>
          <w:rFonts w:hint="eastAsia"/>
        </w:rPr>
        <w:t>2.</w:t>
      </w:r>
      <w:r>
        <w:t>1 12</w:t>
      </w:r>
      <w:r>
        <w:t>次高調波</w:t>
      </w:r>
      <w:r w:rsidR="005F6C60">
        <w:t>の信号強度</w:t>
      </w:r>
      <w:r w:rsidR="009002C8">
        <w:t>の</w:t>
      </w:r>
      <w:r>
        <w:t>発生原理</w:t>
      </w:r>
    </w:p>
    <w:p w14:paraId="319CE718" w14:textId="27754AC9" w:rsidR="007D19D5" w:rsidRDefault="007D19D5" w:rsidP="006B64AE">
      <w:pPr>
        <w:widowControl/>
        <w:jc w:val="center"/>
        <w:rPr>
          <w:rFonts w:hint="eastAsia"/>
        </w:rPr>
      </w:pPr>
      <w:ins w:id="26" w:author="NH17A" w:date="2021-01-21T13:19:00Z">
        <w:r>
          <w:rPr>
            <w:rFonts w:hint="eastAsia"/>
          </w:rPr>
          <w:t>なぜ四角で表すのですか？もう少しわかりやすく書いてください。</w:t>
        </w:r>
      </w:ins>
    </w:p>
    <w:p w14:paraId="09D240E8" w14:textId="77777777" w:rsidR="00304A3C" w:rsidRPr="006B64AE" w:rsidRDefault="00304A3C" w:rsidP="006B64AE">
      <w:pPr>
        <w:widowControl/>
        <w:jc w:val="center"/>
      </w:pPr>
    </w:p>
    <w:p w14:paraId="445759FC" w14:textId="439B4B75" w:rsidR="000A04CD" w:rsidRDefault="000A04CD">
      <w:pPr>
        <w:widowControl/>
        <w:jc w:val="left"/>
        <w:rPr>
          <w:ins w:id="27" w:author="NH17A" w:date="2021-01-21T13:24:00Z"/>
        </w:rPr>
      </w:pPr>
    </w:p>
    <w:p w14:paraId="0E2779D8" w14:textId="77777777" w:rsidR="000A04CD" w:rsidRDefault="000A04CD">
      <w:pPr>
        <w:widowControl/>
        <w:jc w:val="left"/>
        <w:rPr>
          <w:ins w:id="28" w:author="NH17A" w:date="2021-01-21T13:24:00Z"/>
        </w:rPr>
      </w:pPr>
    </w:p>
    <w:p w14:paraId="7334FE41" w14:textId="73B1FA5F"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ins w:id="29" w:author="NH17A" w:date="2021-01-21T13:24:00Z">
        <w:r w:rsidR="00D545A7">
          <w:rPr>
            <w:rFonts w:hint="eastAsia"/>
          </w:rPr>
          <w:t>800nm</w:t>
        </w:r>
        <w:r w:rsidR="00D545A7">
          <w:rPr>
            <w:rFonts w:hint="eastAsia"/>
          </w:rPr>
          <w:t>を一次とすると、</w:t>
        </w:r>
        <w:r w:rsidR="00D545A7">
          <w:rPr>
            <w:rFonts w:hint="eastAsia"/>
          </w:rPr>
          <w:t>12</w:t>
        </w:r>
        <w:r w:rsidR="00D545A7">
          <w:rPr>
            <w:rFonts w:hint="eastAsia"/>
          </w:rPr>
          <w:t>次高調波は</w:t>
        </w:r>
        <w:r w:rsidR="00D545A7">
          <w:rPr>
            <w:rFonts w:hint="eastAsia"/>
          </w:rPr>
          <w:t>xx eV</w:t>
        </w:r>
        <w:r w:rsidR="00D545A7">
          <w:rPr>
            <w:rFonts w:hint="eastAsia"/>
          </w:rPr>
          <w:t>に相当する。</w:t>
        </w:r>
      </w:ins>
      <w:r>
        <w:rPr>
          <w:rFonts w:hint="eastAsia"/>
        </w:rPr>
        <w:t>図</w:t>
      </w:r>
      <w:r>
        <w:rPr>
          <w:rFonts w:hint="eastAsia"/>
        </w:rPr>
        <w:t>2.1</w:t>
      </w:r>
      <w:r>
        <w:rPr>
          <w:rFonts w:hint="eastAsia"/>
        </w:rPr>
        <w:t>は，</w:t>
      </w:r>
      <w:r w:rsidR="00651888">
        <w:rPr>
          <w:rFonts w:hint="eastAsia"/>
        </w:rPr>
        <w:t>12</w:t>
      </w:r>
      <w:r w:rsidR="00651888">
        <w:rPr>
          <w:rFonts w:hint="eastAsia"/>
        </w:rPr>
        <w:t>次高調波に相当する</w:t>
      </w:r>
      <w:ins w:id="30" w:author="NH17A" w:date="2021-01-21T13:28:00Z">
        <w:r w:rsidR="00FD4B4B">
          <w:rPr>
            <w:rFonts w:hint="eastAsia"/>
          </w:rPr>
          <w:t>エネルギーの光によって</w:t>
        </w:r>
      </w:ins>
      <w:r w:rsidR="00F9728D">
        <w:rPr>
          <w:rFonts w:hint="eastAsia"/>
        </w:rPr>
        <w:t>光電子</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ins w:id="31" w:author="NH17A" w:date="2021-01-21T13:39:00Z">
        <w:r w:rsidR="00E9379C">
          <w:rPr>
            <w:rFonts w:hint="eastAsia"/>
          </w:rPr>
          <w:t>エネルギーの光によって発生する</w:t>
        </w:r>
      </w:ins>
      <w:r w:rsidR="000B3C84">
        <w:rPr>
          <w:rFonts w:hint="eastAsia"/>
        </w:rPr>
        <w:t>光電子</w:t>
      </w:r>
      <w:del w:id="32" w:author="NH17A" w:date="2021-01-21T13:40:00Z">
        <w:r w:rsidR="009831DE" w:rsidDel="00BB3FC3">
          <w:rPr>
            <w:rFonts w:hint="eastAsia"/>
          </w:rPr>
          <w:delText>は</w:delText>
        </w:r>
      </w:del>
      <w:ins w:id="33" w:author="NH17A" w:date="2021-01-21T13:40:00Z">
        <w:r w:rsidR="00BB3FC3">
          <w:rPr>
            <w:rFonts w:hint="eastAsia"/>
          </w:rPr>
          <w:t>のエネルギーは</w:t>
        </w:r>
      </w:ins>
      <w:r w:rsidR="00782834">
        <w:rPr>
          <w:rFonts w:hint="eastAsia"/>
        </w:rPr>
        <w:t>，</w:t>
      </w:r>
      <w:r w:rsidR="00585D37">
        <w:rPr>
          <w:rFonts w:hint="eastAsia"/>
        </w:rPr>
        <w:t>隣接する次数からの基本波の吸収や放出</w:t>
      </w:r>
      <w:r w:rsidR="002C24EA">
        <w:rPr>
          <w:rFonts w:hint="eastAsia"/>
        </w:rPr>
        <w:t>によって</w:t>
      </w:r>
      <w:del w:id="34" w:author="NH17A" w:date="2021-01-21T13:40:00Z">
        <w:r w:rsidR="002C24EA" w:rsidDel="00BB3FC3">
          <w:rPr>
            <w:rFonts w:hint="eastAsia"/>
          </w:rPr>
          <w:delText>も発生する</w:delText>
        </w:r>
      </w:del>
      <w:ins w:id="35" w:author="NH17A" w:date="2021-01-21T13:40:00Z">
        <w:r w:rsidR="00BB3FC3">
          <w:rPr>
            <w:rFonts w:hint="eastAsia"/>
          </w:rPr>
          <w:t>発生した光電子のエネルギーと同じである</w:t>
        </w:r>
      </w:ins>
      <w:r w:rsidR="002C24EA">
        <w:rPr>
          <w:rFonts w:hint="eastAsia"/>
        </w:rPr>
        <w:t xml:space="preserve">. </w:t>
      </w:r>
      <w:r w:rsidR="002C24EA">
        <w:rPr>
          <w:rFonts w:hint="eastAsia"/>
        </w:rPr>
        <w:t>つまり，</w:t>
      </w:r>
      <w:r w:rsidR="00585D37">
        <w:rPr>
          <w:rFonts w:hint="eastAsia"/>
        </w:rPr>
        <w:t>「</w:t>
      </w:r>
      <w:r w:rsidR="00782834">
        <w:rPr>
          <w:rFonts w:hint="eastAsia"/>
        </w:rPr>
        <w:t>11</w:t>
      </w:r>
      <w:r w:rsidR="00782834">
        <w:rPr>
          <w:rFonts w:hint="eastAsia"/>
        </w:rPr>
        <w:t>次高調波</w:t>
      </w:r>
      <w:r w:rsidR="00585D37">
        <w:rPr>
          <w:rFonts w:hint="eastAsia"/>
        </w:rPr>
        <w:t>+</w:t>
      </w:r>
      <w:r w:rsidR="00585D37">
        <w:t>IR</w:t>
      </w:r>
      <w:r w:rsidR="00585D37">
        <w:t>光</w:t>
      </w:r>
      <w:r w:rsidR="00585D37">
        <w:t>1</w:t>
      </w:r>
      <w:r w:rsidR="00585D37">
        <w:t>つ分」</w:t>
      </w:r>
      <w:r w:rsidR="00585D37">
        <w:rPr>
          <w:rFonts w:hint="eastAsia"/>
        </w:rPr>
        <w:t>，</w:t>
      </w:r>
      <w:r w:rsidR="00872376">
        <w:rPr>
          <w:rFonts w:hint="eastAsia"/>
        </w:rPr>
        <w:t>「</w:t>
      </w:r>
      <w:r w:rsidR="00872376">
        <w:rPr>
          <w:rFonts w:hint="eastAsia"/>
        </w:rPr>
        <w:t>12</w:t>
      </w:r>
      <w:r w:rsidR="00872376">
        <w:rPr>
          <w:rFonts w:hint="eastAsia"/>
        </w:rPr>
        <w:t>次高調波そのもの」，「</w:t>
      </w:r>
      <w:r w:rsidR="00585D37">
        <w:t>13</w:t>
      </w:r>
      <w:r w:rsidR="00585D37">
        <w:t>次高調波</w:t>
      </w:r>
      <w:r w:rsidR="00585D37">
        <w:rPr>
          <w:rFonts w:hint="eastAsia"/>
        </w:rPr>
        <w:t>-IR</w:t>
      </w:r>
      <w:r w:rsidR="00585D37">
        <w:rPr>
          <w:rFonts w:hint="eastAsia"/>
        </w:rPr>
        <w:t>光子</w:t>
      </w:r>
      <w:r w:rsidR="00585D37">
        <w:rPr>
          <w:rFonts w:hint="eastAsia"/>
        </w:rPr>
        <w:t>1</w:t>
      </w:r>
      <w:r w:rsidR="00585D37">
        <w:rPr>
          <w:rFonts w:hint="eastAsia"/>
        </w:rPr>
        <w:t>つ分」</w:t>
      </w:r>
      <w:r w:rsidR="00872376">
        <w:rPr>
          <w:rFonts w:hint="eastAsia"/>
        </w:rPr>
        <w:t>という</w:t>
      </w:r>
      <w:r w:rsidR="00872376">
        <w:rPr>
          <w:rFonts w:hint="eastAsia"/>
        </w:rPr>
        <w:t>3</w:t>
      </w:r>
      <w:r w:rsidR="00872376">
        <w:rPr>
          <w:rFonts w:hint="eastAsia"/>
        </w:rPr>
        <w:t>つの発生源があり，この</w:t>
      </w:r>
      <w:r w:rsidR="00872376">
        <w:rPr>
          <w:rFonts w:hint="eastAsia"/>
        </w:rPr>
        <w:t>3</w:t>
      </w:r>
      <w:r w:rsidR="00872376">
        <w:rPr>
          <w:rFonts w:hint="eastAsia"/>
        </w:rPr>
        <w:t>つの</w:t>
      </w:r>
      <w:ins w:id="36" w:author="NH17A" w:date="2021-01-21T13:40:00Z">
        <w:r w:rsidR="00331334">
          <w:rPr>
            <w:rFonts w:hint="eastAsia"/>
          </w:rPr>
          <w:t>過程によって生じた電子</w:t>
        </w:r>
      </w:ins>
      <w:del w:id="37" w:author="NH17A" w:date="2021-01-21T13:40:00Z">
        <w:r w:rsidR="00872376" w:rsidDel="00331334">
          <w:rPr>
            <w:rFonts w:hint="eastAsia"/>
          </w:rPr>
          <w:delText>光</w:delText>
        </w:r>
      </w:del>
      <w:r w:rsidR="00872376">
        <w:rPr>
          <w:rFonts w:hint="eastAsia"/>
        </w:rPr>
        <w:t>が干渉し合う</w:t>
      </w:r>
      <w:r w:rsidR="00872376">
        <w:rPr>
          <w:rFonts w:hint="eastAsia"/>
        </w:rPr>
        <w:t xml:space="preserve">. </w:t>
      </w:r>
      <w:r w:rsidR="006C762B">
        <w:rPr>
          <w:rFonts w:hint="eastAsia"/>
        </w:rPr>
        <w:t>ここで，アルゴンに照射する高次高調波と</w:t>
      </w:r>
      <w:r w:rsidR="006C762B">
        <w:rPr>
          <w:rFonts w:hint="eastAsia"/>
        </w:rPr>
        <w:t>IR</w:t>
      </w:r>
      <w:r w:rsidR="006C762B">
        <w:rPr>
          <w:rFonts w:hint="eastAsia"/>
        </w:rPr>
        <w:t>光のディレイを変更すると，この</w:t>
      </w:r>
      <w:r w:rsidR="006C762B">
        <w:rPr>
          <w:rFonts w:hint="eastAsia"/>
        </w:rPr>
        <w:t>3</w:t>
      </w:r>
      <w:r w:rsidR="006C762B">
        <w:rPr>
          <w:rFonts w:hint="eastAsia"/>
        </w:rPr>
        <w:t>つの</w:t>
      </w:r>
      <w:ins w:id="38" w:author="NH17A" w:date="2021-01-21T13:40:00Z">
        <w:r w:rsidR="0029608B">
          <w:rPr>
            <w:rFonts w:hint="eastAsia"/>
          </w:rPr>
          <w:t>光電子</w:t>
        </w:r>
      </w:ins>
      <w:del w:id="39" w:author="NH17A" w:date="2021-01-21T13:40:00Z">
        <w:r w:rsidR="006C762B" w:rsidDel="0029608B">
          <w:rPr>
            <w:rFonts w:hint="eastAsia"/>
          </w:rPr>
          <w:delText>光</w:delText>
        </w:r>
      </w:del>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rPr>
          <w:rFonts w:hint="eastAsia"/>
        </w:rPr>
      </w:pPr>
      <w:r>
        <w:t>図</w:t>
      </w:r>
      <w:r>
        <w:rPr>
          <w:rFonts w:hint="eastAsia"/>
        </w:rPr>
        <w:t>3</w:t>
      </w:r>
      <w:r>
        <w:t xml:space="preserve">.1 </w:t>
      </w:r>
      <w:r>
        <w:t>測定に用いた光学系</w:t>
      </w:r>
      <w:ins w:id="40"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21B64391"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Pr>
          <w:rFonts w:hint="eastAsia"/>
        </w:rPr>
        <w:t>1/</w:t>
      </w:r>
      <w:ins w:id="41" w:author="NH17A" w:date="2021-01-21T13:43:00Z">
        <w:r w:rsidR="006B02E9">
          <w:t>2</w:t>
        </w:r>
      </w:ins>
      <w:del w:id="42" w:author="NH17A" w:date="2021-01-21T13:43:00Z">
        <w:r w:rsidDel="006B02E9">
          <w:rPr>
            <w:rFonts w:hint="eastAsia"/>
          </w:rPr>
          <w:delText>4</w:delText>
        </w:r>
      </w:del>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43"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44"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45" w:author="NH17A" w:date="2021-01-21T13:48:00Z">
        <w:r w:rsidR="005F6F9B" w:rsidDel="005E6FFE">
          <w:delText>2</w:delText>
        </w:r>
        <w:r w:rsidR="005F6F9B" w:rsidDel="005E6FFE">
          <w:delText>種類の光が</w:delText>
        </w:r>
        <w:r w:rsidR="00783D92" w:rsidDel="005E6FFE">
          <w:delText>出ている</w:delText>
        </w:r>
      </w:del>
      <w:ins w:id="46"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47" w:author="NH17A" w:date="2021-01-21T13:54:00Z">
        <w:r w:rsidR="00112DD7">
          <w:rPr>
            <w:rFonts w:hint="eastAsia"/>
          </w:rPr>
          <w:t>別な波長版を用いて</w:t>
        </w:r>
      </w:ins>
      <w:del w:id="48"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49"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50" w:author="NH17A" w:date="2021-01-21T13:54:00Z">
        <w:r w:rsidR="000E14AB">
          <w:rPr>
            <w:rFonts w:hint="eastAsia"/>
          </w:rPr>
          <w:t>イオン化過程の</w:t>
        </w:r>
      </w:ins>
      <w:del w:id="51" w:author="NH17A" w:date="2021-01-21T13:54:00Z">
        <w:r w:rsidR="0075376C" w:rsidDel="000E14AB">
          <w:delText>信号強度の</w:delText>
        </w:r>
      </w:del>
      <w:r w:rsidR="0075376C">
        <w:t>測定機構について説明する</w:t>
      </w:r>
      <w:r w:rsidR="0075376C">
        <w:rPr>
          <w:rFonts w:hint="eastAsia"/>
        </w:rPr>
        <w:t xml:space="preserve">. </w:t>
      </w:r>
      <w:ins w:id="52" w:author="NH17A" w:date="2021-01-21T13:59:00Z">
        <w:r w:rsidR="0034597C">
          <w:rPr>
            <w:rFonts w:hint="eastAsia"/>
          </w:rPr>
          <w:t>また、イオン化に際して必要な赤外光は、</w:t>
        </w:r>
      </w:ins>
      <w:ins w:id="53"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54" w:author="NH17A" w:date="2021-01-21T14:01:00Z">
        <w:r w:rsidR="0034597C">
          <w:t>Velocity Map Imaging</w:t>
        </w:r>
        <w:r w:rsidR="0034597C">
          <w:rPr>
            <w:rFonts w:hint="eastAsia"/>
          </w:rPr>
          <w:t>（</w:t>
        </w:r>
        <w:r w:rsidR="0034597C">
          <w:rPr>
            <w:rFonts w:hint="eastAsia"/>
          </w:rPr>
          <w:t>VMI</w:t>
        </w:r>
        <w:r w:rsidR="0034597C">
          <w:rPr>
            <w:rFonts w:hint="eastAsia"/>
          </w:rPr>
          <w:t>）</w:t>
        </w:r>
        <w:r w:rsidR="0034597C">
          <w:rPr>
            <w:rFonts w:hint="eastAsia"/>
          </w:rPr>
          <w:t>法を用いて</w:t>
        </w:r>
      </w:ins>
      <w:del w:id="55"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662F0D85" w14:textId="77777777" w:rsidR="0025170C" w:rsidRDefault="0025170C" w:rsidP="00F75A59">
            <w:pPr>
              <w:jc w:val="center"/>
            </w:pPr>
            <w:r>
              <w:t>VMI-MCP</w:t>
            </w:r>
          </w:p>
          <w:p w14:paraId="36268880" w14:textId="10DE27AE" w:rsidR="0025170C" w:rsidDel="003579B3" w:rsidRDefault="0025170C" w:rsidP="00F75A59">
            <w:pPr>
              <w:jc w:val="center"/>
              <w:rPr>
                <w:del w:id="56" w:author="NH17A" w:date="2021-01-21T14:02:00Z"/>
              </w:rPr>
            </w:pPr>
            <w:del w:id="57" w:author="NH17A" w:date="2021-01-21T14:02:00Z">
              <w:r w:rsidDel="003579B3">
                <w:delText>HHG-Phosphor</w:delText>
              </w:r>
            </w:del>
          </w:p>
          <w:p w14:paraId="4C532DB9" w14:textId="35A4FE0D" w:rsidR="0025170C" w:rsidRDefault="0025170C" w:rsidP="00F75A59">
            <w:pPr>
              <w:jc w:val="center"/>
            </w:pPr>
            <w:del w:id="58" w:author="NH17A" w:date="2021-01-21T14:02:00Z">
              <w:r w:rsidDel="003579B3">
                <w:delText>HHG-MCP</w:delText>
              </w:r>
            </w:del>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1783B7D7" w14:textId="77777777" w:rsidR="0025170C" w:rsidRDefault="0025170C" w:rsidP="00F75A59">
            <w:pPr>
              <w:jc w:val="center"/>
            </w:pPr>
            <w:r>
              <w:t>1451</w:t>
            </w:r>
          </w:p>
          <w:p w14:paraId="56502A63" w14:textId="5377257E" w:rsidR="0025170C" w:rsidDel="003579B3" w:rsidRDefault="0025170C" w:rsidP="00F75A59">
            <w:pPr>
              <w:jc w:val="center"/>
              <w:rPr>
                <w:del w:id="59" w:author="NH17A" w:date="2021-01-21T14:02:00Z"/>
              </w:rPr>
            </w:pPr>
            <w:del w:id="60" w:author="NH17A" w:date="2021-01-21T14:02:00Z">
              <w:r w:rsidDel="003579B3">
                <w:rPr>
                  <w:rFonts w:hint="eastAsia"/>
                </w:rPr>
                <w:delText>3100</w:delText>
              </w:r>
            </w:del>
          </w:p>
          <w:p w14:paraId="2E0DF6D6" w14:textId="1CE63F46" w:rsidR="0025170C" w:rsidRDefault="0025170C" w:rsidP="00F75A59">
            <w:pPr>
              <w:jc w:val="center"/>
            </w:pPr>
            <w:del w:id="61" w:author="NH17A" w:date="2021-01-21T14:02:00Z">
              <w:r w:rsidDel="003579B3">
                <w:delText>-426</w:delText>
              </w:r>
            </w:del>
          </w:p>
        </w:tc>
      </w:tr>
    </w:tbl>
    <w:p w14:paraId="4BF76B6D" w14:textId="2867F0A7" w:rsidR="00F75A59" w:rsidRDefault="003579B3" w:rsidP="00F75A59">
      <w:pPr>
        <w:jc w:val="center"/>
        <w:rPr>
          <w:rFonts w:hint="eastAsia"/>
        </w:rPr>
      </w:pPr>
      <w:ins w:id="62" w:author="NH17A" w:date="2021-01-21T14:02:00Z">
        <w:r>
          <w:rPr>
            <w:rFonts w:hint="eastAsia"/>
          </w:rPr>
          <w:t>下の二つは「スペクトル</w:t>
        </w:r>
      </w:ins>
      <w:ins w:id="63" w:author="NH17A" w:date="2021-01-21T14:32:00Z">
        <w:r w:rsidR="004F0D73">
          <w:rPr>
            <w:rFonts w:hint="eastAsia"/>
          </w:rPr>
          <w:t>を測定するときの条件」です</w:t>
        </w:r>
      </w:ins>
      <w:ins w:id="64" w:author="NH17A" w:date="2021-01-21T14:33:00Z">
        <w:r w:rsidR="004F0D73">
          <w:rPr>
            <w:rFonts w:hint="eastAsia"/>
          </w:rPr>
          <w:t>。</w:t>
        </w:r>
      </w:ins>
    </w:p>
    <w:p w14:paraId="32753A59" w14:textId="1105BD8B" w:rsidR="00B50A31" w:rsidRDefault="00C53719" w:rsidP="00756E1B">
      <w:r>
        <w:rPr>
          <w:rFonts w:hint="eastAsia"/>
        </w:rPr>
        <w:t>図</w:t>
      </w:r>
      <w:r>
        <w:rPr>
          <w:rFonts w:hint="eastAsia"/>
        </w:rPr>
        <w:t>3.2</w:t>
      </w:r>
      <w:r>
        <w:rPr>
          <w:rFonts w:hint="eastAsia"/>
        </w:rPr>
        <w:t>において，高次高調波と</w:t>
      </w:r>
      <w:r>
        <w:rPr>
          <w:rFonts w:hint="eastAsia"/>
        </w:rPr>
        <w:t>IR</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25ECB595"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ins w:id="65" w:author="NH17A" w:date="2021-01-21T14:34:00Z">
        <w:r w:rsidR="00CF1820">
          <w:rPr>
            <w:rFonts w:ascii="Segoe UI Symbol" w:hAnsi="Segoe UI Symbol" w:cs="Segoe UI Symbol" w:hint="eastAsia"/>
          </w:rPr>
          <w:t>第一イオン化エネルギー</w:t>
        </w:r>
      </w:ins>
      <w:del w:id="66" w:author="NH17A" w:date="2021-01-21T14:34:00Z">
        <w:r w:rsidR="00F9778E" w:rsidDel="00CF1820">
          <w:rPr>
            <w:rFonts w:ascii="Segoe UI Symbol" w:hAnsi="Segoe UI Symbol" w:cs="Segoe UI Symbol" w:hint="eastAsia"/>
          </w:rPr>
          <w:delText>仕事関数</w:delText>
        </w:r>
      </w:del>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224308"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48FD872E"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D66B2D">
        <w:rPr>
          <w:rFonts w:ascii="Segoe UI Symbol" w:hAnsi="Segoe UI Symbol" w:cs="Segoe UI Symbol" w:hint="eastAsia"/>
        </w:rPr>
        <w:t>IR</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del w:id="67" w:author="NH17A" w:date="2021-01-21T15:09:00Z">
        <w:r w:rsidR="000E3359" w:rsidDel="0063452A">
          <w:rPr>
            <w:rFonts w:ascii="Segoe UI Symbol" w:hAnsi="Segoe UI Symbol" w:cs="Segoe UI Symbol" w:hint="eastAsia"/>
          </w:rPr>
          <w:delText>この情報を，</w:delText>
        </w:r>
        <w:r w:rsidR="000E3359" w:rsidDel="0063452A">
          <w:rPr>
            <w:rFonts w:ascii="Segoe UI Symbol" w:hAnsi="Segoe UI Symbol" w:cs="Segoe UI Symbol" w:hint="eastAsia"/>
          </w:rPr>
          <w:delText>3.2</w:delText>
        </w:r>
        <w:r w:rsidR="0075489E" w:rsidDel="0063452A">
          <w:rPr>
            <w:rFonts w:ascii="Segoe UI Symbol" w:hAnsi="Segoe UI Symbol" w:cs="Segoe UI Symbol" w:hint="eastAsia"/>
          </w:rPr>
          <w:delText>節で後述する</w:delText>
        </w:r>
        <w:r w:rsidR="000E3359" w:rsidDel="0063452A">
          <w:rPr>
            <w:rFonts w:ascii="Segoe UI Symbol" w:hAnsi="Segoe UI Symbol" w:cs="Segoe UI Symbol" w:hint="eastAsia"/>
          </w:rPr>
          <w:delText>方法によって処理し，高次高調波の各次数の信号強度を求めた</w:delText>
        </w:r>
      </w:del>
      <w:ins w:id="68" w:author="NH17A" w:date="2021-01-21T15:10:00Z">
        <w:r w:rsidR="0063452A" w:rsidRPr="0063452A">
          <w:rPr>
            <w:rFonts w:ascii="Segoe UI Symbol" w:hAnsi="Segoe UI Symbol" w:cs="Segoe UI Symbol" w:hint="eastAsia"/>
            <w:i/>
            <w:rPrChange w:id="69" w:author="NH17A" w:date="2021-01-21T15:10:00Z">
              <w:rPr>
                <w:rFonts w:ascii="Segoe UI Symbol" w:hAnsi="Segoe UI Symbol" w:cs="Segoe UI Symbol" w:hint="eastAsia"/>
              </w:rPr>
            </w:rPrChange>
          </w:rPr>
          <w:t xml:space="preserve">　この実験では、高次高調波の強度を調べるのが目的ではないです。</w:t>
        </w:r>
      </w:ins>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C17945">
        <w:rPr>
          <w:rFonts w:ascii="Segoe UI Symbol" w:hAnsi="Segoe UI Symbol" w:cs="Segoe UI Symbol" w:hint="eastAsia"/>
        </w:rPr>
        <w:t>IR</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AB5653">
        <w:rPr>
          <w:rFonts w:ascii="Segoe UI Symbol" w:hAnsi="Segoe UI Symbol" w:cs="Segoe UI Symbol" w:hint="eastAsia"/>
        </w:rPr>
        <w:t>IR</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ins w:id="70" w:author="NH17A" w:date="2021-01-21T15:13:00Z">
        <w:r w:rsidR="00552F97">
          <w:rPr>
            <w:rFonts w:ascii="Segoe UI Symbol" w:hAnsi="Segoe UI Symbol" w:cs="Segoe UI Symbol" w:hint="eastAsia"/>
          </w:rPr>
          <w:t>21</w:t>
        </w:r>
      </w:ins>
      <w:del w:id="71" w:author="NH17A" w:date="2021-01-21T15:13:00Z">
        <w:r w:rsidR="002A51F5" w:rsidDel="00552F97">
          <w:rPr>
            <w:rFonts w:ascii="Segoe UI Symbol" w:hAnsi="Segoe UI Symbol" w:cs="Segoe UI Symbol" w:hint="eastAsia"/>
          </w:rPr>
          <w:delText>20.5</w:delText>
        </w:r>
      </w:del>
      <w:r w:rsidR="002A51F5">
        <w:rPr>
          <w:rFonts w:ascii="Segoe UI Symbol" w:hAnsi="Segoe UI Symbol" w:cs="Segoe UI Symbol" w:hint="eastAsia"/>
        </w:rPr>
        <w:t>°を表す</w:t>
      </w:r>
      <w:r w:rsidR="002A51F5">
        <w:rPr>
          <w:rFonts w:ascii="Segoe UI Symbol" w:hAnsi="Segoe UI Symbol" w:cs="Segoe UI Symbol" w:hint="eastAsia"/>
        </w:rPr>
        <w:t xml:space="preserve">. </w:t>
      </w:r>
      <w:ins w:id="72" w:author="NH17A" w:date="2021-01-21T15:15:00Z">
        <w:r w:rsidR="00186909">
          <w:rPr>
            <w:rFonts w:ascii="Segoe UI Symbol" w:hAnsi="Segoe UI Symbol" w:cs="Segoe UI Symbol" w:hint="eastAsia"/>
          </w:rPr>
          <w:t>これは</w:t>
        </w:r>
        <w:r w:rsidR="00186909">
          <w:rPr>
            <w:rFonts w:ascii="Segoe UI Symbol" w:hAnsi="Segoe UI Symbol" w:cs="Segoe UI Symbol" w:hint="eastAsia"/>
          </w:rPr>
          <w:t>Fused Silica</w:t>
        </w:r>
        <w:r w:rsidR="00186909">
          <w:rPr>
            <w:rFonts w:ascii="Segoe UI Symbol" w:hAnsi="Segoe UI Symbol" w:cs="Segoe UI Symbol" w:hint="eastAsia"/>
          </w:rPr>
          <w:t>の回転角であるが、回転角が大きくなると、</w:t>
        </w:r>
      </w:ins>
      <w:ins w:id="73" w:author="NH17A" w:date="2021-01-21T15:16:00Z">
        <w:r w:rsidR="00914271">
          <w:rPr>
            <w:rFonts w:ascii="Segoe UI Symbol" w:hAnsi="Segoe UI Symbol" w:cs="Segoe UI Symbol" w:hint="eastAsia"/>
          </w:rPr>
          <w:t>光路差が</w:t>
        </w:r>
      </w:ins>
      <w:ins w:id="74" w:author="NH17A" w:date="2021-01-21T15:17:00Z">
        <w:r w:rsidR="00914271">
          <w:rPr>
            <w:rFonts w:ascii="Segoe UI Symbol" w:hAnsi="Segoe UI Symbol" w:cs="Segoe UI Symbol" w:hint="eastAsia"/>
          </w:rPr>
          <w:t>大</w:t>
        </w:r>
      </w:ins>
      <w:ins w:id="75" w:author="NH17A" w:date="2021-01-21T15:16:00Z">
        <w:r w:rsidR="00914271">
          <w:rPr>
            <w:rFonts w:ascii="Segoe UI Symbol" w:hAnsi="Segoe UI Symbol" w:cs="Segoe UI Symbol" w:hint="eastAsia"/>
          </w:rPr>
          <w:t>きく</w:t>
        </w:r>
      </w:ins>
      <w:ins w:id="76" w:author="NH17A" w:date="2021-01-21T15:17:00Z">
        <w:r w:rsidR="00914271">
          <w:rPr>
            <w:rFonts w:ascii="Segoe UI Symbol" w:hAnsi="Segoe UI Symbol" w:cs="Segoe UI Symbol" w:hint="eastAsia"/>
          </w:rPr>
          <w:t>なるので、時間差が大きくなる。</w:t>
        </w:r>
      </w:ins>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77"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78"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w:t>
      </w:r>
      <w:r w:rsidR="00BC4188">
        <w:rPr>
          <w:rFonts w:ascii="Segoe UI Symbol" w:hAnsi="Segoe UI Symbol" w:cs="Segoe UI Symbol" w:hint="eastAsia"/>
        </w:rPr>
        <w:lastRenderedPageBreak/>
        <w:t>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AE4D345"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ins w:id="79" w:author="NH17A" w:date="2021-01-21T15:14:00Z">
        <w:r w:rsidR="008A1119">
          <w:rPr>
            <w:rFonts w:ascii="Segoe UI Symbol" w:hAnsi="Segoe UI Symbol" w:cs="Segoe UI Symbol" w:hint="eastAsia"/>
          </w:rPr>
          <w:t>レーザーの偏光方向は、この図でしたら左右の方向になります。</w:t>
        </w:r>
      </w:ins>
    </w:p>
    <w:p w14:paraId="135B1111" w14:textId="77777777" w:rsidR="00B6218F" w:rsidRPr="00101854" w:rsidRDefault="00B6218F" w:rsidP="00101854">
      <w:pPr>
        <w:jc w:val="center"/>
        <w:rPr>
          <w:rFonts w:ascii="Segoe UI Symbol" w:hAnsi="Segoe UI Symbol" w:cs="Segoe UI Symbol"/>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w:lastRenderedPageBreak/>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80" w:author="NH17A" w:date="2021-01-09T18:43:00Z"/>
          <w:rFonts w:ascii="Segoe UI Symbol" w:hAnsi="Segoe UI Symbol" w:cs="Segoe UI Symbol"/>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2E26384" w:rsidR="00AB218D" w:rsidRDefault="00AB218D" w:rsidP="00442DFC">
      <w:pP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022E9ED1" w:rsidR="000E1736" w:rsidRDefault="00D57E9D" w:rsidP="00D57E9D">
      <w:pPr>
        <w:jc w:val="center"/>
      </w:pPr>
      <w:r w:rsidRPr="00D57E9D">
        <w:rPr>
          <w:noProof/>
        </w:rPr>
        <w:lastRenderedPageBreak/>
        <w:drawing>
          <wp:inline distT="0" distB="0" distL="0" distR="0" wp14:anchorId="195329BA" wp14:editId="250CC71A">
            <wp:extent cx="4935706" cy="4486275"/>
            <wp:effectExtent l="0" t="0" r="0" b="0"/>
            <wp:docPr id="44" name="図 4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809" cy="4488187"/>
                    </a:xfrm>
                    <a:prstGeom prst="rect">
                      <a:avLst/>
                    </a:prstGeom>
                    <a:noFill/>
                    <a:ln>
                      <a:noFill/>
                    </a:ln>
                  </pic:spPr>
                </pic:pic>
              </a:graphicData>
            </a:graphic>
          </wp:inline>
        </w:drawing>
      </w:r>
    </w:p>
    <w:p w14:paraId="763EE8B7" w14:textId="0B6FD773" w:rsidR="00D57E9D" w:rsidRDefault="00D57E9D" w:rsidP="00D57E9D">
      <w:pPr>
        <w:jc w:val="center"/>
      </w:pPr>
      <w:r>
        <w:t>図</w:t>
      </w:r>
      <w:r>
        <w:rPr>
          <w:rFonts w:hint="eastAsia"/>
        </w:rPr>
        <w:t>3</w:t>
      </w:r>
      <w:r>
        <w:t xml:space="preserve">.3 </w:t>
      </w:r>
      <m:oMath>
        <m:r>
          <w:rPr>
            <w:rFonts w:ascii="Cambria Math" w:hAnsi="Cambria Math"/>
          </w:rPr>
          <m:t>x,y</m:t>
        </m:r>
      </m:oMath>
      <w:r>
        <w:t>方向の積算</w:t>
      </w:r>
    </w:p>
    <w:p w14:paraId="7AB42BD9" w14:textId="5E6622AE"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132A75">
        <w:rPr>
          <w:rFonts w:hint="eastAsia"/>
        </w:rPr>
        <w:t>3.3</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631B57">
        <w:rPr>
          <w:rFonts w:hint="eastAsia"/>
        </w:rPr>
        <w:t>3.4</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1011D8BA" w:rsidR="00C828E5" w:rsidRDefault="00C828E5" w:rsidP="00C828E5">
      <w:pPr>
        <w:jc w:val="center"/>
      </w:pPr>
      <w:r>
        <w:t>図</w:t>
      </w:r>
      <w:r>
        <w:rPr>
          <w:rFonts w:hint="eastAsia"/>
        </w:rPr>
        <w:t>3.4</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79CBBFA3"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132A75">
        <w:rPr>
          <w:rFonts w:hint="eastAsia"/>
        </w:rPr>
        <w:t>3.3</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A0E13">
        <w:rPr>
          <w:rFonts w:hint="eastAsia"/>
        </w:rPr>
        <w:t>3.5</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33EEAF88" w:rsidR="00A70532" w:rsidRDefault="00A70532" w:rsidP="00A70532">
      <w:pPr>
        <w:jc w:val="center"/>
      </w:pPr>
      <w:r>
        <w:rPr>
          <w:rFonts w:hint="eastAsia"/>
        </w:rPr>
        <w:t>図</w:t>
      </w:r>
      <w:r>
        <w:rPr>
          <w:rFonts w:hint="eastAsia"/>
        </w:rPr>
        <w:t xml:space="preserve">3.5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5EC7B256"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A70532">
        <w:rPr>
          <w:rFonts w:hint="eastAsia"/>
        </w:rPr>
        <w:t>3.6</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35B63721" w:rsidR="00DA4905" w:rsidRDefault="00DA4905" w:rsidP="00DA4905">
      <w:pPr>
        <w:jc w:val="center"/>
      </w:pPr>
      <w:r>
        <w:t>図</w:t>
      </w:r>
      <w:r>
        <w:rPr>
          <w:rFonts w:hint="eastAsia"/>
        </w:rPr>
        <w:t xml:space="preserve">3.6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BAA2C1C"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8719D8">
        <w:rPr>
          <w:rFonts w:hint="eastAsia"/>
        </w:rPr>
        <w:t>（</w:t>
      </w:r>
      <w:r w:rsidR="008719D8">
        <w:rPr>
          <w:rFonts w:hint="eastAsia"/>
        </w:rPr>
        <w:t>XUV</w:t>
      </w:r>
      <w:r w:rsidR="008719D8">
        <w:rPr>
          <w:rFonts w:hint="eastAsia"/>
        </w:rPr>
        <w:t>）</w:t>
      </w:r>
      <w:r w:rsidR="008719D8">
        <w:t>-IR</w:t>
      </w:r>
      <w:r w:rsidR="008719D8">
        <w:t>光のディレイの関係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684EFF">
        <w:rPr>
          <w:rFonts w:hint="eastAsia"/>
        </w:rPr>
        <w:t>3.5</w:t>
      </w:r>
      <w:r w:rsidR="00684EFF">
        <w:rPr>
          <w:rFonts w:hint="eastAsia"/>
        </w:rPr>
        <w:t>）に着目し</w:t>
      </w:r>
      <w:r w:rsidR="008434F2">
        <w:rPr>
          <w:rFonts w:hint="eastAsia"/>
        </w:rPr>
        <w:t>た</w:t>
      </w:r>
      <w:r w:rsidR="008434F2">
        <w:rPr>
          <w:rFonts w:hint="eastAsia"/>
        </w:rPr>
        <w:t xml:space="preserve">. </w:t>
      </w:r>
      <w:r w:rsidR="008434F2">
        <w:rPr>
          <w:rFonts w:hint="eastAsia"/>
        </w:rPr>
        <w:t>図</w:t>
      </w:r>
      <w:r w:rsidR="008434F2">
        <w:rPr>
          <w:rFonts w:hint="eastAsia"/>
        </w:rPr>
        <w:t>3.5</w:t>
      </w:r>
      <w:r w:rsidR="008434F2">
        <w:rPr>
          <w:rFonts w:hint="eastAsia"/>
        </w:rPr>
        <w:t>では，</w:t>
      </w:r>
      <w:r w:rsidR="00255837">
        <w:rPr>
          <w:rFonts w:hint="eastAsia"/>
        </w:rPr>
        <w:t>信号強度の縞模様が確認できるが，中心の最も強度が大きい部分は基本波によるもので，それ以外の縞模様は</w:t>
      </w:r>
      <w:r w:rsidR="007A387E">
        <w:rPr>
          <w:rFonts w:hint="eastAsia"/>
        </w:rPr>
        <w:t>内側から</w:t>
      </w:r>
      <w:r w:rsidR="007A387E">
        <w:rPr>
          <w:rFonts w:hint="eastAsia"/>
        </w:rPr>
        <w:t>1</w:t>
      </w:r>
      <w:r w:rsidR="007A387E">
        <w:rPr>
          <w:rFonts w:hint="eastAsia"/>
        </w:rPr>
        <w:t>つ目の縞模様が</w:t>
      </w:r>
      <w:r w:rsidR="00255837">
        <w:rPr>
          <w:rFonts w:hint="eastAsia"/>
        </w:rPr>
        <w:t>第</w:t>
      </w:r>
      <w:r w:rsidR="00255837">
        <w:rPr>
          <w:rFonts w:hint="eastAsia"/>
        </w:rPr>
        <w:t>11</w:t>
      </w:r>
      <w:r w:rsidR="00255837">
        <w:rPr>
          <w:rFonts w:hint="eastAsia"/>
        </w:rPr>
        <w:t>次高調波，</w:t>
      </w:r>
      <w:r w:rsidR="007A387E">
        <w:rPr>
          <w:rFonts w:hint="eastAsia"/>
        </w:rPr>
        <w:t>2</w:t>
      </w:r>
      <w:r w:rsidR="007A387E">
        <w:rPr>
          <w:rFonts w:hint="eastAsia"/>
        </w:rPr>
        <w:t>つ目が</w:t>
      </w:r>
      <w:r w:rsidR="00255837">
        <w:rPr>
          <w:rFonts w:hint="eastAsia"/>
        </w:rPr>
        <w:t>第</w:t>
      </w:r>
      <w:r w:rsidR="00255837">
        <w:rPr>
          <w:rFonts w:hint="eastAsia"/>
        </w:rPr>
        <w:t>12</w:t>
      </w:r>
      <w:r w:rsidR="00255837">
        <w:rPr>
          <w:rFonts w:hint="eastAsia"/>
        </w:rPr>
        <w:t>次高調波・・・と対応している</w:t>
      </w:r>
      <w:r w:rsidR="00255837">
        <w:rPr>
          <w:rFonts w:hint="eastAsia"/>
        </w:rPr>
        <w:t xml:space="preserve">. </w:t>
      </w:r>
      <w:r w:rsidR="009657E7">
        <w:t>図</w:t>
      </w:r>
      <w:r w:rsidR="009657E7">
        <w:rPr>
          <w:rFonts w:hint="eastAsia"/>
        </w:rPr>
        <w:t>3.5</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95EE2">
        <w:rPr>
          <w:rFonts w:hint="eastAsia"/>
        </w:rPr>
        <w:t>，そのデータ</w:t>
      </w:r>
      <w:r w:rsidR="00D507E9">
        <w:rPr>
          <w:rFonts w:hint="eastAsia"/>
        </w:rPr>
        <w:t>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480800">
        <w:rPr>
          <w:rFonts w:hint="eastAsia"/>
        </w:rPr>
        <w:t>と各次の高次高調波の信号強度との関係を求めた</w:t>
      </w:r>
      <w:r w:rsidR="00480800">
        <w:rPr>
          <w:rFonts w:hint="eastAsia"/>
        </w:rPr>
        <w:t xml:space="preserve">. </w:t>
      </w:r>
      <w:r w:rsidR="00164B30">
        <w:rPr>
          <w:rFonts w:hint="eastAsia"/>
        </w:rPr>
        <w:t>積算の様子を図</w:t>
      </w:r>
      <w:r w:rsidR="00164B30">
        <w:rPr>
          <w:rFonts w:hint="eastAsia"/>
        </w:rPr>
        <w:t>3.7</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48CA96FD" w:rsidR="00C95EE2" w:rsidRDefault="00C95EE2" w:rsidP="00C95EE2">
      <w:pPr>
        <w:jc w:val="center"/>
      </w:pPr>
      <w:r>
        <w:t>図</w:t>
      </w:r>
      <w:r>
        <w:rPr>
          <w:rFonts w:hint="eastAsia"/>
        </w:rPr>
        <w:t xml:space="preserve">3.7 </w:t>
      </w:r>
      <m:oMath>
        <m:r>
          <w:rPr>
            <w:rFonts w:ascii="Cambria Math" w:hAnsi="Cambria Math"/>
          </w:rPr>
          <m:t>C(x)</m:t>
        </m:r>
      </m:oMath>
      <w:r>
        <w:t>における</w:t>
      </w:r>
      <w:del w:id="81" w:author="NH17A" w:date="2021-01-21T16:02:00Z">
        <w:r w:rsidDel="003209B4">
          <w:rPr>
            <w:rFonts w:hint="eastAsia"/>
          </w:rPr>
          <w:delText>高次高調波</w:delText>
        </w:r>
      </w:del>
      <w:ins w:id="82" w:author="NH17A" w:date="2021-01-21T16:02:00Z">
        <w:r w:rsidR="003209B4">
          <w:rPr>
            <w:rFonts w:hint="eastAsia"/>
          </w:rPr>
          <w:t>電子</w:t>
        </w:r>
      </w:ins>
      <w:r>
        <w:rPr>
          <w:rFonts w:hint="eastAsia"/>
        </w:rPr>
        <w:t>の信号強度の算出</w:t>
      </w:r>
    </w:p>
    <w:p w14:paraId="6BD26A36" w14:textId="77777777" w:rsidR="00C95EE2" w:rsidRDefault="00C95EE2" w:rsidP="00C95EE2"/>
    <w:p w14:paraId="027DEBCC" w14:textId="478135C7"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lastRenderedPageBreak/>
        <w:t>13</w:t>
      </w:r>
      <w:r w:rsidR="00206E99">
        <w:rPr>
          <w:rFonts w:hint="eastAsia"/>
        </w:rPr>
        <w:t>次高調波</w:t>
      </w:r>
      <w:del w:id="83" w:author="NH17A" w:date="2021-01-21T16:02:00Z">
        <w:r w:rsidR="00206E99" w:rsidDel="003209B4">
          <w:rPr>
            <w:rFonts w:hint="eastAsia"/>
          </w:rPr>
          <w:delText>の信号強度とした</w:delText>
        </w:r>
      </w:del>
      <w:ins w:id="84" w:author="NH17A" w:date="2021-01-21T16:02:00Z">
        <w:r w:rsidR="003209B4">
          <w:rPr>
            <w:rFonts w:hint="eastAsia"/>
          </w:rPr>
          <w:t>のエネルギーに相当する光によってイオン化された電子の信号で</w:t>
        </w:r>
      </w:ins>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433E4B">
        <w:rPr>
          <w:rFonts w:hint="eastAsia"/>
        </w:rPr>
        <w:t>3.8</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39425830" w:rsidR="001A3ADD" w:rsidRDefault="001A3ADD" w:rsidP="001A3ADD">
      <w:pPr>
        <w:jc w:val="center"/>
      </w:pPr>
      <w:r>
        <w:t>図</w:t>
      </w:r>
      <w:r>
        <w:rPr>
          <w:rFonts w:hint="eastAsia"/>
        </w:rPr>
        <w:t xml:space="preserve">3.8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0D37DB73"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w:t>
      </w:r>
      <w:r w:rsidR="0005591F">
        <w:rPr>
          <w:rFonts w:hint="eastAsia"/>
        </w:rPr>
        <w:t>(XUV)</w:t>
      </w:r>
      <w:r w:rsidR="0005591F">
        <w:rPr>
          <w:rFonts w:hint="eastAsia"/>
        </w:rPr>
        <w:t>と</w:t>
      </w:r>
      <w:r w:rsidR="0005591F">
        <w:rPr>
          <w:rFonts w:hint="eastAsia"/>
        </w:rPr>
        <w:t>IR</w:t>
      </w:r>
      <w:r w:rsidR="0005591F">
        <w:rPr>
          <w:rFonts w:hint="eastAsia"/>
        </w:rPr>
        <w:t>光</w:t>
      </w:r>
      <w:ins w:id="85" w:author="NH17A" w:date="2021-01-21T16:04:00Z">
        <w:r w:rsidR="003B09BD">
          <w:rPr>
            <w:rFonts w:hint="eastAsia"/>
          </w:rPr>
          <w:t>（基本波）</w:t>
        </w:r>
      </w:ins>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77777777" w:rsidR="000E1736" w:rsidRDefault="000E1736" w:rsidP="00756E1B"/>
    <w:p w14:paraId="2DA03290" w14:textId="13FA5F9C" w:rsidR="00D713A0" w:rsidRDefault="00D713A0" w:rsidP="00D713A0">
      <w:pPr>
        <w:rPr>
          <w:ins w:id="86"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87"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88" w:author="NH18c" w:date="2021-01-09T23:03:00Z"/>
        </w:rPr>
      </w:pPr>
      <w:ins w:id="89" w:author="NH18c" w:date="2021-01-09T22:57:00Z">
        <w:r>
          <w:rPr>
            <w:rFonts w:hint="eastAsia"/>
          </w:rPr>
          <w:t>XUV-IR delay</w:t>
        </w:r>
        <w:r>
          <w:rPr>
            <w:rFonts w:hint="eastAsia"/>
          </w:rPr>
          <w:t>の横軸はどのように</w:t>
        </w:r>
      </w:ins>
      <w:ins w:id="90" w:author="NH18c" w:date="2021-01-09T23:03:00Z">
        <w:r w:rsidR="00540C4B">
          <w:rPr>
            <w:rFonts w:hint="eastAsia"/>
          </w:rPr>
          <w:t>求めたのですか？それをかく。</w:t>
        </w:r>
      </w:ins>
    </w:p>
    <w:p w14:paraId="2C5E955D" w14:textId="36323B08" w:rsidR="00540C4B" w:rsidRDefault="00D7403B" w:rsidP="00D713A0">
      <w:pPr>
        <w:rPr>
          <w:ins w:id="91" w:author="NH17A" w:date="2021-01-21T16:06:00Z"/>
        </w:rPr>
      </w:pPr>
      <w:ins w:id="92"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93" w:author="NH18c" w:date="2021-01-09T23:31:00Z">
        <w:r w:rsidR="00D95EBD">
          <w:rPr>
            <w:rFonts w:hint="eastAsia"/>
          </w:rPr>
          <w:t>の続きはないのですか？</w:t>
        </w:r>
      </w:ins>
    </w:p>
    <w:p w14:paraId="400F7108" w14:textId="77738074" w:rsidR="008E632B" w:rsidRDefault="008E632B" w:rsidP="00D713A0">
      <w:pPr>
        <w:rPr>
          <w:ins w:id="94" w:author="NH17A" w:date="2021-01-21T16:04:00Z"/>
          <w:rFonts w:hint="eastAsia"/>
        </w:rPr>
      </w:pPr>
      <w:ins w:id="95"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96" w:author="NH17A" w:date="2021-01-21T16:08:00Z"/>
        </w:rPr>
      </w:pPr>
      <w:ins w:id="97" w:author="NH17A" w:date="2021-01-21T16:04:00Z">
        <w:r>
          <w:rPr>
            <w:rFonts w:hint="eastAsia"/>
          </w:rPr>
          <w:t>以下、「</w:t>
        </w:r>
        <w:r>
          <w:rPr>
            <w:rFonts w:hint="eastAsia"/>
          </w:rPr>
          <w:t>第</w:t>
        </w:r>
        <w:r>
          <w:t>11</w:t>
        </w:r>
        <w:r>
          <w:t>次高調波</w:t>
        </w:r>
        <w:r>
          <w:rPr>
            <w:rFonts w:hint="eastAsia"/>
          </w:rPr>
          <w:t>に相当する</w:t>
        </w:r>
      </w:ins>
      <w:ins w:id="98"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pPr>
        <w:rPr>
          <w:rFonts w:hint="eastAsia"/>
        </w:rPr>
      </w:pPr>
      <w:ins w:id="99" w:author="NH17A" w:date="2021-01-21T16:08:00Z">
        <w:r>
          <w:rPr>
            <w:rFonts w:hint="eastAsia"/>
          </w:rPr>
          <w:t>信号の振動はどこかで折り返すので、その場所が時間差の</w:t>
        </w:r>
      </w:ins>
      <w:ins w:id="100" w:author="NH17A" w:date="2021-01-21T16:09:00Z">
        <w:r>
          <w:rPr>
            <w:rFonts w:hint="eastAsia"/>
          </w:rPr>
          <w:t>ゼロ</w:t>
        </w:r>
      </w:ins>
      <w:ins w:id="101" w:author="NH17A" w:date="2021-01-21T16:08:00Z">
        <w:r>
          <w:rPr>
            <w:rFonts w:hint="eastAsia"/>
          </w:rPr>
          <w:t>に</w:t>
        </w:r>
      </w:ins>
      <w:ins w:id="102" w:author="NH17A" w:date="2021-01-21T16:09:00Z">
        <w:r>
          <w:rPr>
            <w:rFonts w:hint="eastAsia"/>
          </w:rPr>
          <w:t>なります。</w:t>
        </w:r>
      </w:ins>
    </w:p>
    <w:p w14:paraId="73D158EE" w14:textId="7F9F3651" w:rsidR="007B7405" w:rsidRPr="00565CE9" w:rsidRDefault="009F1027">
      <w:pPr>
        <w:pPrChange w:id="103"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lastRenderedPageBreak/>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lastRenderedPageBreak/>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lastRenderedPageBreak/>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104"/>
      <w:r w:rsidR="00CA5467">
        <w:rPr>
          <w:rFonts w:hint="eastAsia"/>
        </w:rPr>
        <w:t>いる</w:t>
      </w:r>
      <w:commentRangeEnd w:id="104"/>
      <w:r w:rsidR="007F4DCE">
        <w:rPr>
          <w:rStyle w:val="a8"/>
        </w:rPr>
        <w:commentReference w:id="104"/>
      </w:r>
      <w:r w:rsidR="00CA5467">
        <w:rPr>
          <w:rFonts w:hint="eastAsia"/>
        </w:rPr>
        <w:t xml:space="preserve">. </w:t>
      </w:r>
      <w:ins w:id="105"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pPr>
        <w:rPr>
          <w:rFonts w:hint="eastAsia"/>
        </w:rPr>
      </w:pPr>
      <w:r>
        <w:rPr>
          <w:rFonts w:hint="eastAsia"/>
        </w:rPr>
        <w:t xml:space="preserve">4.4 </w:t>
      </w:r>
      <w:r>
        <w:rPr>
          <w:rFonts w:hint="eastAsia"/>
        </w:rPr>
        <w:t>考察</w:t>
      </w:r>
      <w:bookmarkStart w:id="106" w:name="_GoBack"/>
      <w:bookmarkEnd w:id="106"/>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107"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108" w:author="NH17A" w:date="2021-01-09T18:38:00Z"/>
        </w:rPr>
      </w:pPr>
      <w:r>
        <w:rPr>
          <w:rFonts w:hint="eastAsia"/>
        </w:rPr>
        <w:t xml:space="preserve">[3]P.Corkum: </w:t>
      </w:r>
      <w:r>
        <w:t>“Plasma perspective on strong field multiphoton ionization”, Phys. Rev. Lett., 71 ‘1993) 1994-1997</w:t>
      </w:r>
    </w:p>
    <w:p w14:paraId="6A3036BB" w14:textId="0365BB81" w:rsidR="0037656A" w:rsidRDefault="00FB65F2" w:rsidP="00325609">
      <w:pPr>
        <w:widowControl/>
        <w:jc w:val="left"/>
        <w:rPr>
          <w:ins w:id="109" w:author="NH17A" w:date="2021-01-21T16:09:00Z"/>
          <w:rFonts w:hint="eastAsia"/>
        </w:rPr>
      </w:pPr>
      <w:ins w:id="110" w:author="NH17A" w:date="2021-01-21T16:09:00Z">
        <w:r>
          <w:rPr>
            <w:rFonts w:hint="eastAsia"/>
          </w:rPr>
          <w:t xml:space="preserve">[4] </w:t>
        </w:r>
      </w:ins>
    </w:p>
    <w:p w14:paraId="5BBA8D56" w14:textId="49287536" w:rsidR="00FB65F2" w:rsidRDefault="00FB65F2" w:rsidP="00325609">
      <w:pPr>
        <w:widowControl/>
        <w:jc w:val="left"/>
        <w:rPr>
          <w:ins w:id="111" w:author="NH17A" w:date="2021-01-09T17:55:00Z"/>
          <w:rFonts w:hint="eastAsia"/>
        </w:rPr>
      </w:pPr>
      <w:ins w:id="112"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4" w:author="河西 剛" w:date="2021-01-08T00:58:00Z" w:initials="河西">
    <w:p w14:paraId="7D5769C5" w14:textId="77777777" w:rsidR="0093270A" w:rsidRPr="009523BA" w:rsidRDefault="0093270A">
      <w:pPr>
        <w:pStyle w:val="a9"/>
      </w:pPr>
      <w:r>
        <w:rPr>
          <w:rStyle w:val="a8"/>
        </w:rPr>
        <w:annotationRef/>
      </w:r>
      <w:r>
        <w:t>この部分の図は見にくいので</w:t>
      </w:r>
      <w:r>
        <w:rPr>
          <w:rFonts w:hint="eastAsia"/>
        </w:rPr>
        <w:t>，</w:t>
      </w:r>
      <w:r>
        <w:t>頭の部分をカットするなど工夫が必要だと思っています</w:t>
      </w:r>
      <w:r>
        <w:rPr>
          <w:rFonts w:hint="eastAsia"/>
        </w:rPr>
        <w:t xml:space="preserve">. </w:t>
      </w:r>
      <w:r>
        <w:t>また</w:t>
      </w:r>
      <w:r>
        <w:rPr>
          <w:rFonts w:hint="eastAsia"/>
        </w:rPr>
        <w:t>，信号強度の振幅を比較するためには，正確に同じタイミングの振動同士を比較しなければならないと思いますが，この図では難しそうなので，ピークのとり方を変えるか，または振幅の平均値をとって比較するかのどちらかの方法でやりたいと考えています</w:t>
      </w:r>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769C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E8AB0" w14:textId="77777777" w:rsidR="00224308" w:rsidRDefault="00224308" w:rsidP="00815EEF">
      <w:r>
        <w:separator/>
      </w:r>
    </w:p>
  </w:endnote>
  <w:endnote w:type="continuationSeparator" w:id="0">
    <w:p w14:paraId="17A600EB" w14:textId="77777777" w:rsidR="00224308" w:rsidRDefault="00224308"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7080D" w14:textId="77777777" w:rsidR="00224308" w:rsidRDefault="00224308" w:rsidP="00815EEF">
      <w:r>
        <w:separator/>
      </w:r>
    </w:p>
  </w:footnote>
  <w:footnote w:type="continuationSeparator" w:id="0">
    <w:p w14:paraId="4DA30D67" w14:textId="77777777" w:rsidR="00224308" w:rsidRDefault="00224308" w:rsidP="00815EEF">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4EF9"/>
    <w:rsid w:val="00033F9B"/>
    <w:rsid w:val="00034D58"/>
    <w:rsid w:val="00045CBD"/>
    <w:rsid w:val="00046378"/>
    <w:rsid w:val="000509B1"/>
    <w:rsid w:val="00050CC5"/>
    <w:rsid w:val="0005591F"/>
    <w:rsid w:val="00057BB9"/>
    <w:rsid w:val="00057F8B"/>
    <w:rsid w:val="000629CE"/>
    <w:rsid w:val="00070E55"/>
    <w:rsid w:val="00072B1A"/>
    <w:rsid w:val="0007748C"/>
    <w:rsid w:val="00080B8C"/>
    <w:rsid w:val="000829CD"/>
    <w:rsid w:val="00082D7E"/>
    <w:rsid w:val="00086700"/>
    <w:rsid w:val="000902C3"/>
    <w:rsid w:val="00090EC2"/>
    <w:rsid w:val="0009205E"/>
    <w:rsid w:val="00094109"/>
    <w:rsid w:val="000A04CD"/>
    <w:rsid w:val="000A2EA0"/>
    <w:rsid w:val="000A4688"/>
    <w:rsid w:val="000B3C84"/>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23C54"/>
    <w:rsid w:val="00124CBE"/>
    <w:rsid w:val="00132A75"/>
    <w:rsid w:val="00133317"/>
    <w:rsid w:val="0013367C"/>
    <w:rsid w:val="001351E5"/>
    <w:rsid w:val="00135CB6"/>
    <w:rsid w:val="00136E73"/>
    <w:rsid w:val="00155080"/>
    <w:rsid w:val="001552AA"/>
    <w:rsid w:val="00157A5A"/>
    <w:rsid w:val="00160BF0"/>
    <w:rsid w:val="00162C26"/>
    <w:rsid w:val="00164B30"/>
    <w:rsid w:val="00164E00"/>
    <w:rsid w:val="00172CC4"/>
    <w:rsid w:val="001832FF"/>
    <w:rsid w:val="00186909"/>
    <w:rsid w:val="00194528"/>
    <w:rsid w:val="00195833"/>
    <w:rsid w:val="00197736"/>
    <w:rsid w:val="001A2B38"/>
    <w:rsid w:val="001A3ADD"/>
    <w:rsid w:val="001A7B9A"/>
    <w:rsid w:val="001B00C0"/>
    <w:rsid w:val="001B3C46"/>
    <w:rsid w:val="001B727D"/>
    <w:rsid w:val="001C7370"/>
    <w:rsid w:val="001C7EDD"/>
    <w:rsid w:val="001D71E3"/>
    <w:rsid w:val="001D7F21"/>
    <w:rsid w:val="001E3D07"/>
    <w:rsid w:val="001E6E58"/>
    <w:rsid w:val="001F1787"/>
    <w:rsid w:val="001F26D3"/>
    <w:rsid w:val="001F3770"/>
    <w:rsid w:val="002030AB"/>
    <w:rsid w:val="00206E99"/>
    <w:rsid w:val="00216A35"/>
    <w:rsid w:val="00224308"/>
    <w:rsid w:val="00224393"/>
    <w:rsid w:val="00224D9A"/>
    <w:rsid w:val="002258D1"/>
    <w:rsid w:val="00230E13"/>
    <w:rsid w:val="00231C17"/>
    <w:rsid w:val="00233617"/>
    <w:rsid w:val="00242AF6"/>
    <w:rsid w:val="00246F1F"/>
    <w:rsid w:val="0025170C"/>
    <w:rsid w:val="00252DE5"/>
    <w:rsid w:val="00255837"/>
    <w:rsid w:val="00272A61"/>
    <w:rsid w:val="00277D5D"/>
    <w:rsid w:val="00284126"/>
    <w:rsid w:val="0029608B"/>
    <w:rsid w:val="002A02BA"/>
    <w:rsid w:val="002A51F5"/>
    <w:rsid w:val="002A5DCA"/>
    <w:rsid w:val="002A7F54"/>
    <w:rsid w:val="002B065E"/>
    <w:rsid w:val="002B2A81"/>
    <w:rsid w:val="002B37F0"/>
    <w:rsid w:val="002B4546"/>
    <w:rsid w:val="002B4F6A"/>
    <w:rsid w:val="002C24EA"/>
    <w:rsid w:val="002C3360"/>
    <w:rsid w:val="002D1E5E"/>
    <w:rsid w:val="002E6B6E"/>
    <w:rsid w:val="002E6F2B"/>
    <w:rsid w:val="002E791A"/>
    <w:rsid w:val="002F1CF5"/>
    <w:rsid w:val="002F2585"/>
    <w:rsid w:val="00304A3C"/>
    <w:rsid w:val="0031124E"/>
    <w:rsid w:val="003209B4"/>
    <w:rsid w:val="00325609"/>
    <w:rsid w:val="003300E9"/>
    <w:rsid w:val="00331334"/>
    <w:rsid w:val="00334A61"/>
    <w:rsid w:val="00337316"/>
    <w:rsid w:val="003400CC"/>
    <w:rsid w:val="00341F6E"/>
    <w:rsid w:val="0034279B"/>
    <w:rsid w:val="00343C72"/>
    <w:rsid w:val="0034597C"/>
    <w:rsid w:val="0034798C"/>
    <w:rsid w:val="003528ED"/>
    <w:rsid w:val="003573D7"/>
    <w:rsid w:val="003579B3"/>
    <w:rsid w:val="00363CC7"/>
    <w:rsid w:val="00364ED9"/>
    <w:rsid w:val="003700C9"/>
    <w:rsid w:val="0037656A"/>
    <w:rsid w:val="00385F76"/>
    <w:rsid w:val="003927D1"/>
    <w:rsid w:val="003949D2"/>
    <w:rsid w:val="00394E86"/>
    <w:rsid w:val="00397335"/>
    <w:rsid w:val="003A1818"/>
    <w:rsid w:val="003A4D83"/>
    <w:rsid w:val="003A63AA"/>
    <w:rsid w:val="003A6584"/>
    <w:rsid w:val="003B09BD"/>
    <w:rsid w:val="003C0D54"/>
    <w:rsid w:val="003D1250"/>
    <w:rsid w:val="003D3409"/>
    <w:rsid w:val="003D4D8A"/>
    <w:rsid w:val="003E1C1C"/>
    <w:rsid w:val="003E2902"/>
    <w:rsid w:val="003F64D1"/>
    <w:rsid w:val="003F6FB0"/>
    <w:rsid w:val="004008DD"/>
    <w:rsid w:val="00406068"/>
    <w:rsid w:val="00414604"/>
    <w:rsid w:val="00422819"/>
    <w:rsid w:val="004249A0"/>
    <w:rsid w:val="00427CA4"/>
    <w:rsid w:val="00433290"/>
    <w:rsid w:val="00433E4B"/>
    <w:rsid w:val="0043425C"/>
    <w:rsid w:val="00442DFC"/>
    <w:rsid w:val="004462A1"/>
    <w:rsid w:val="00453941"/>
    <w:rsid w:val="004547DF"/>
    <w:rsid w:val="004563E8"/>
    <w:rsid w:val="004772B4"/>
    <w:rsid w:val="00480800"/>
    <w:rsid w:val="0049387C"/>
    <w:rsid w:val="004963D1"/>
    <w:rsid w:val="004A3062"/>
    <w:rsid w:val="004A64CC"/>
    <w:rsid w:val="004B0458"/>
    <w:rsid w:val="004B0C35"/>
    <w:rsid w:val="004B2D0D"/>
    <w:rsid w:val="004B4191"/>
    <w:rsid w:val="004B57DB"/>
    <w:rsid w:val="004B6AAF"/>
    <w:rsid w:val="004C22BF"/>
    <w:rsid w:val="004E5A12"/>
    <w:rsid w:val="004E69ED"/>
    <w:rsid w:val="004F0D73"/>
    <w:rsid w:val="00500F32"/>
    <w:rsid w:val="00505FD8"/>
    <w:rsid w:val="00515095"/>
    <w:rsid w:val="005161F6"/>
    <w:rsid w:val="00516263"/>
    <w:rsid w:val="00523A46"/>
    <w:rsid w:val="005303B3"/>
    <w:rsid w:val="0053078F"/>
    <w:rsid w:val="00531D1B"/>
    <w:rsid w:val="00540C4B"/>
    <w:rsid w:val="005435C7"/>
    <w:rsid w:val="005436E1"/>
    <w:rsid w:val="00543FCC"/>
    <w:rsid w:val="00544839"/>
    <w:rsid w:val="00547B54"/>
    <w:rsid w:val="00552F97"/>
    <w:rsid w:val="00565CE9"/>
    <w:rsid w:val="00566B8B"/>
    <w:rsid w:val="00572F48"/>
    <w:rsid w:val="0057312D"/>
    <w:rsid w:val="00573B84"/>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7E12"/>
    <w:rsid w:val="005B1C93"/>
    <w:rsid w:val="005B1D2D"/>
    <w:rsid w:val="005B29A6"/>
    <w:rsid w:val="005B3DB3"/>
    <w:rsid w:val="005B774C"/>
    <w:rsid w:val="005B7DF6"/>
    <w:rsid w:val="005C4095"/>
    <w:rsid w:val="005C6263"/>
    <w:rsid w:val="005C63FE"/>
    <w:rsid w:val="005D0008"/>
    <w:rsid w:val="005D4C83"/>
    <w:rsid w:val="005D5366"/>
    <w:rsid w:val="005E6FFE"/>
    <w:rsid w:val="005E7B38"/>
    <w:rsid w:val="005F21EF"/>
    <w:rsid w:val="005F6C60"/>
    <w:rsid w:val="005F6F9B"/>
    <w:rsid w:val="00614F44"/>
    <w:rsid w:val="00620BE9"/>
    <w:rsid w:val="006238FF"/>
    <w:rsid w:val="00631B57"/>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C61"/>
    <w:rsid w:val="006B0DAC"/>
    <w:rsid w:val="006B25AE"/>
    <w:rsid w:val="006B64AE"/>
    <w:rsid w:val="006C3410"/>
    <w:rsid w:val="006C6ED4"/>
    <w:rsid w:val="006C762B"/>
    <w:rsid w:val="006D067E"/>
    <w:rsid w:val="006E3257"/>
    <w:rsid w:val="006F0A79"/>
    <w:rsid w:val="00702A44"/>
    <w:rsid w:val="0070437E"/>
    <w:rsid w:val="00704D93"/>
    <w:rsid w:val="00710124"/>
    <w:rsid w:val="00714024"/>
    <w:rsid w:val="0071637C"/>
    <w:rsid w:val="007239B1"/>
    <w:rsid w:val="00732D4F"/>
    <w:rsid w:val="00732F3E"/>
    <w:rsid w:val="00735275"/>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87E"/>
    <w:rsid w:val="007A484D"/>
    <w:rsid w:val="007A6493"/>
    <w:rsid w:val="007B70B4"/>
    <w:rsid w:val="007B7405"/>
    <w:rsid w:val="007C3902"/>
    <w:rsid w:val="007D19D5"/>
    <w:rsid w:val="007E27F0"/>
    <w:rsid w:val="007E4072"/>
    <w:rsid w:val="007E54DD"/>
    <w:rsid w:val="007F44CB"/>
    <w:rsid w:val="007F4DCE"/>
    <w:rsid w:val="00811B98"/>
    <w:rsid w:val="00815EEF"/>
    <w:rsid w:val="008203D5"/>
    <w:rsid w:val="00820D22"/>
    <w:rsid w:val="0082280D"/>
    <w:rsid w:val="008229EE"/>
    <w:rsid w:val="008332C1"/>
    <w:rsid w:val="00837A94"/>
    <w:rsid w:val="008434F2"/>
    <w:rsid w:val="00847AB9"/>
    <w:rsid w:val="00864888"/>
    <w:rsid w:val="00864DDB"/>
    <w:rsid w:val="00870934"/>
    <w:rsid w:val="008719D8"/>
    <w:rsid w:val="008722DB"/>
    <w:rsid w:val="00872376"/>
    <w:rsid w:val="00873964"/>
    <w:rsid w:val="00880123"/>
    <w:rsid w:val="00887F72"/>
    <w:rsid w:val="00891ACC"/>
    <w:rsid w:val="00895B58"/>
    <w:rsid w:val="008972D6"/>
    <w:rsid w:val="008A1119"/>
    <w:rsid w:val="008A2D6A"/>
    <w:rsid w:val="008A5943"/>
    <w:rsid w:val="008A67B1"/>
    <w:rsid w:val="008B310C"/>
    <w:rsid w:val="008B3178"/>
    <w:rsid w:val="008B68A7"/>
    <w:rsid w:val="008C2BB8"/>
    <w:rsid w:val="008C5A1D"/>
    <w:rsid w:val="008D1740"/>
    <w:rsid w:val="008D277E"/>
    <w:rsid w:val="008D2C7E"/>
    <w:rsid w:val="008D503F"/>
    <w:rsid w:val="008E632B"/>
    <w:rsid w:val="008F5426"/>
    <w:rsid w:val="008F5546"/>
    <w:rsid w:val="009002C8"/>
    <w:rsid w:val="0090187C"/>
    <w:rsid w:val="0090592A"/>
    <w:rsid w:val="00905D54"/>
    <w:rsid w:val="009123C9"/>
    <w:rsid w:val="00914271"/>
    <w:rsid w:val="00926C7B"/>
    <w:rsid w:val="0093270A"/>
    <w:rsid w:val="00943668"/>
    <w:rsid w:val="009436C1"/>
    <w:rsid w:val="00945600"/>
    <w:rsid w:val="009465B9"/>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7768"/>
    <w:rsid w:val="00994B1C"/>
    <w:rsid w:val="009A2C16"/>
    <w:rsid w:val="009C62F7"/>
    <w:rsid w:val="009D2993"/>
    <w:rsid w:val="009D335F"/>
    <w:rsid w:val="009D68F6"/>
    <w:rsid w:val="009E06DA"/>
    <w:rsid w:val="009F1027"/>
    <w:rsid w:val="009F520C"/>
    <w:rsid w:val="00A01EF3"/>
    <w:rsid w:val="00A11268"/>
    <w:rsid w:val="00A23A1A"/>
    <w:rsid w:val="00A277C2"/>
    <w:rsid w:val="00A43B34"/>
    <w:rsid w:val="00A47489"/>
    <w:rsid w:val="00A47AEC"/>
    <w:rsid w:val="00A50622"/>
    <w:rsid w:val="00A56B1B"/>
    <w:rsid w:val="00A63581"/>
    <w:rsid w:val="00A65EA2"/>
    <w:rsid w:val="00A67706"/>
    <w:rsid w:val="00A67F02"/>
    <w:rsid w:val="00A70532"/>
    <w:rsid w:val="00A711F2"/>
    <w:rsid w:val="00A72AC8"/>
    <w:rsid w:val="00A76A96"/>
    <w:rsid w:val="00A77EE3"/>
    <w:rsid w:val="00A82315"/>
    <w:rsid w:val="00A8664D"/>
    <w:rsid w:val="00A86EE8"/>
    <w:rsid w:val="00A872B0"/>
    <w:rsid w:val="00A900E6"/>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220AB"/>
    <w:rsid w:val="00B23559"/>
    <w:rsid w:val="00B251CF"/>
    <w:rsid w:val="00B25831"/>
    <w:rsid w:val="00B26EDC"/>
    <w:rsid w:val="00B370FF"/>
    <w:rsid w:val="00B40FCE"/>
    <w:rsid w:val="00B45EE7"/>
    <w:rsid w:val="00B4783F"/>
    <w:rsid w:val="00B50A31"/>
    <w:rsid w:val="00B516AF"/>
    <w:rsid w:val="00B552D3"/>
    <w:rsid w:val="00B566E3"/>
    <w:rsid w:val="00B614AA"/>
    <w:rsid w:val="00B6188B"/>
    <w:rsid w:val="00B6218F"/>
    <w:rsid w:val="00B6678E"/>
    <w:rsid w:val="00B66ED8"/>
    <w:rsid w:val="00B67196"/>
    <w:rsid w:val="00B729DC"/>
    <w:rsid w:val="00B74B3B"/>
    <w:rsid w:val="00B759E6"/>
    <w:rsid w:val="00B7679E"/>
    <w:rsid w:val="00B900F6"/>
    <w:rsid w:val="00B92175"/>
    <w:rsid w:val="00B93238"/>
    <w:rsid w:val="00B96580"/>
    <w:rsid w:val="00BA1757"/>
    <w:rsid w:val="00BA769C"/>
    <w:rsid w:val="00BB3FC3"/>
    <w:rsid w:val="00BB72F4"/>
    <w:rsid w:val="00BC0D35"/>
    <w:rsid w:val="00BC293D"/>
    <w:rsid w:val="00BC4188"/>
    <w:rsid w:val="00BD17D9"/>
    <w:rsid w:val="00BE7AE1"/>
    <w:rsid w:val="00BF3C46"/>
    <w:rsid w:val="00BF459D"/>
    <w:rsid w:val="00BF4AEE"/>
    <w:rsid w:val="00BF70BD"/>
    <w:rsid w:val="00C0103A"/>
    <w:rsid w:val="00C1169C"/>
    <w:rsid w:val="00C16CF3"/>
    <w:rsid w:val="00C17945"/>
    <w:rsid w:val="00C373C4"/>
    <w:rsid w:val="00C375A2"/>
    <w:rsid w:val="00C4307E"/>
    <w:rsid w:val="00C432A3"/>
    <w:rsid w:val="00C53719"/>
    <w:rsid w:val="00C55F16"/>
    <w:rsid w:val="00C60DBE"/>
    <w:rsid w:val="00C63111"/>
    <w:rsid w:val="00C70436"/>
    <w:rsid w:val="00C727F7"/>
    <w:rsid w:val="00C72C4D"/>
    <w:rsid w:val="00C74F1B"/>
    <w:rsid w:val="00C828E5"/>
    <w:rsid w:val="00C879A3"/>
    <w:rsid w:val="00C91749"/>
    <w:rsid w:val="00C95EE2"/>
    <w:rsid w:val="00C95FAD"/>
    <w:rsid w:val="00C965FC"/>
    <w:rsid w:val="00CA1523"/>
    <w:rsid w:val="00CA5467"/>
    <w:rsid w:val="00CB3CA8"/>
    <w:rsid w:val="00CB55DB"/>
    <w:rsid w:val="00CC18F3"/>
    <w:rsid w:val="00CC1B94"/>
    <w:rsid w:val="00CC632F"/>
    <w:rsid w:val="00CC785D"/>
    <w:rsid w:val="00CD5C8E"/>
    <w:rsid w:val="00CD7D85"/>
    <w:rsid w:val="00CF1820"/>
    <w:rsid w:val="00CF38A5"/>
    <w:rsid w:val="00CF7157"/>
    <w:rsid w:val="00D1123A"/>
    <w:rsid w:val="00D120B7"/>
    <w:rsid w:val="00D12399"/>
    <w:rsid w:val="00D16372"/>
    <w:rsid w:val="00D25010"/>
    <w:rsid w:val="00D33C0A"/>
    <w:rsid w:val="00D40A69"/>
    <w:rsid w:val="00D442E1"/>
    <w:rsid w:val="00D46E92"/>
    <w:rsid w:val="00D507E9"/>
    <w:rsid w:val="00D51143"/>
    <w:rsid w:val="00D528A9"/>
    <w:rsid w:val="00D53205"/>
    <w:rsid w:val="00D545A7"/>
    <w:rsid w:val="00D55CC2"/>
    <w:rsid w:val="00D57E9D"/>
    <w:rsid w:val="00D6121F"/>
    <w:rsid w:val="00D61C52"/>
    <w:rsid w:val="00D62CA7"/>
    <w:rsid w:val="00D66B2D"/>
    <w:rsid w:val="00D7040B"/>
    <w:rsid w:val="00D713A0"/>
    <w:rsid w:val="00D72BB0"/>
    <w:rsid w:val="00D73B95"/>
    <w:rsid w:val="00D7403B"/>
    <w:rsid w:val="00D852F6"/>
    <w:rsid w:val="00D8557F"/>
    <w:rsid w:val="00D94DE9"/>
    <w:rsid w:val="00D95877"/>
    <w:rsid w:val="00D95EBD"/>
    <w:rsid w:val="00DA4905"/>
    <w:rsid w:val="00DA622D"/>
    <w:rsid w:val="00DA67D2"/>
    <w:rsid w:val="00DB24DF"/>
    <w:rsid w:val="00DB3145"/>
    <w:rsid w:val="00DC1370"/>
    <w:rsid w:val="00DE4BF6"/>
    <w:rsid w:val="00DF066C"/>
    <w:rsid w:val="00DF4FA6"/>
    <w:rsid w:val="00DF6E52"/>
    <w:rsid w:val="00E00D51"/>
    <w:rsid w:val="00E03F95"/>
    <w:rsid w:val="00E04B09"/>
    <w:rsid w:val="00E07368"/>
    <w:rsid w:val="00E10149"/>
    <w:rsid w:val="00E13A53"/>
    <w:rsid w:val="00E2372A"/>
    <w:rsid w:val="00E238CF"/>
    <w:rsid w:val="00E278DF"/>
    <w:rsid w:val="00E31B80"/>
    <w:rsid w:val="00E346DE"/>
    <w:rsid w:val="00E406D2"/>
    <w:rsid w:val="00E40894"/>
    <w:rsid w:val="00E60EB6"/>
    <w:rsid w:val="00E70C5E"/>
    <w:rsid w:val="00E77843"/>
    <w:rsid w:val="00E810C0"/>
    <w:rsid w:val="00E817DF"/>
    <w:rsid w:val="00E8773E"/>
    <w:rsid w:val="00E91BE1"/>
    <w:rsid w:val="00E92520"/>
    <w:rsid w:val="00E9379C"/>
    <w:rsid w:val="00E96BA3"/>
    <w:rsid w:val="00EB1D5B"/>
    <w:rsid w:val="00EC3B7C"/>
    <w:rsid w:val="00EC4A2B"/>
    <w:rsid w:val="00EC6345"/>
    <w:rsid w:val="00EC74BC"/>
    <w:rsid w:val="00ED18C9"/>
    <w:rsid w:val="00ED1DEB"/>
    <w:rsid w:val="00ED20A4"/>
    <w:rsid w:val="00ED27B7"/>
    <w:rsid w:val="00EE393A"/>
    <w:rsid w:val="00EE500F"/>
    <w:rsid w:val="00EE53E0"/>
    <w:rsid w:val="00EF2CE0"/>
    <w:rsid w:val="00EF789F"/>
    <w:rsid w:val="00EF7E56"/>
    <w:rsid w:val="00F014DB"/>
    <w:rsid w:val="00F02BD1"/>
    <w:rsid w:val="00F068C2"/>
    <w:rsid w:val="00F07500"/>
    <w:rsid w:val="00F20C44"/>
    <w:rsid w:val="00F22EC2"/>
    <w:rsid w:val="00F23464"/>
    <w:rsid w:val="00F2699B"/>
    <w:rsid w:val="00F45621"/>
    <w:rsid w:val="00F45B83"/>
    <w:rsid w:val="00F46DA4"/>
    <w:rsid w:val="00F473DD"/>
    <w:rsid w:val="00F53620"/>
    <w:rsid w:val="00F55A72"/>
    <w:rsid w:val="00F61D52"/>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4351"/>
    <w:rsid w:val="00FA4920"/>
    <w:rsid w:val="00FB65F2"/>
    <w:rsid w:val="00FB7417"/>
    <w:rsid w:val="00FC740F"/>
    <w:rsid w:val="00FD4AE8"/>
    <w:rsid w:val="00FD4B4B"/>
    <w:rsid w:val="00FD50F0"/>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767269504"/>
        <c:axId val="767268328"/>
      </c:scatterChart>
      <c:valAx>
        <c:axId val="76726950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7268328"/>
        <c:crosses val="autoZero"/>
        <c:crossBetween val="midCat"/>
      </c:valAx>
      <c:valAx>
        <c:axId val="7672683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72695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251009280"/>
        <c:axId val="251010848"/>
      </c:scatterChart>
      <c:valAx>
        <c:axId val="2510092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1010848"/>
        <c:crosses val="autoZero"/>
        <c:crossBetween val="midCat"/>
      </c:valAx>
      <c:valAx>
        <c:axId val="2510108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10092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247521816"/>
        <c:axId val="741252768"/>
      </c:scatterChart>
      <c:valAx>
        <c:axId val="24752181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1252768"/>
        <c:crosses val="autoZero"/>
        <c:crossBetween val="midCat"/>
      </c:valAx>
      <c:valAx>
        <c:axId val="7412527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75218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443894288"/>
        <c:axId val="443894680"/>
      </c:scatterChart>
      <c:valAx>
        <c:axId val="44389428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3894680"/>
        <c:crosses val="autoZero"/>
        <c:crossBetween val="midCat"/>
      </c:valAx>
      <c:valAx>
        <c:axId val="4438946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389428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865966432"/>
        <c:axId val="967354664"/>
      </c:scatterChart>
      <c:valAx>
        <c:axId val="86596643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4664"/>
        <c:crosses val="autoZero"/>
        <c:crossBetween val="midCat"/>
      </c:valAx>
      <c:valAx>
        <c:axId val="9673546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6596643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967352312"/>
        <c:axId val="967354272"/>
      </c:scatterChart>
      <c:valAx>
        <c:axId val="96735231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4272"/>
        <c:crosses val="autoZero"/>
        <c:crossBetween val="midCat"/>
      </c:valAx>
      <c:valAx>
        <c:axId val="9673542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23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967353488"/>
        <c:axId val="967353880"/>
      </c:scatterChart>
      <c:valAx>
        <c:axId val="96735348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3880"/>
        <c:crosses val="autoZero"/>
        <c:crossBetween val="midCat"/>
      </c:valAx>
      <c:valAx>
        <c:axId val="967353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3488"/>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967355448"/>
        <c:axId val="967355840"/>
      </c:scatterChart>
      <c:valAx>
        <c:axId val="96735544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5840"/>
        <c:crosses val="autoZero"/>
        <c:crossBetween val="midCat"/>
      </c:valAx>
      <c:valAx>
        <c:axId val="967355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5448"/>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252169512"/>
        <c:axId val="252169904"/>
      </c:scatterChart>
      <c:valAx>
        <c:axId val="25216951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2169904"/>
        <c:crosses val="autoZero"/>
        <c:crossBetween val="midCat"/>
      </c:valAx>
      <c:valAx>
        <c:axId val="25216990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2169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178</TotalTime>
  <Pages>20</Pages>
  <Words>1378</Words>
  <Characters>7861</Characters>
  <Application>Microsoft Office Word</Application>
  <DocSecurity>0</DocSecurity>
  <Lines>65</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NH17A</cp:lastModifiedBy>
  <cp:revision>51</cp:revision>
  <dcterms:created xsi:type="dcterms:W3CDTF">2021-01-21T02:00:00Z</dcterms:created>
  <dcterms:modified xsi:type="dcterms:W3CDTF">2021-01-21T07:09:00Z</dcterms:modified>
</cp:coreProperties>
</file>