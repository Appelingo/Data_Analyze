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407E6793"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BC7904">
        <w:rPr>
          <w:rFonts w:hint="eastAsia"/>
        </w:rPr>
        <w:t>計測データを分析した結果，赤外光の強度が</w:t>
      </w:r>
      <w:r w:rsidR="00F47F3B">
        <w:rPr>
          <w:rFonts w:hint="eastAsia"/>
        </w:rPr>
        <w:t>大きくする</w:t>
      </w:r>
      <w:r w:rsidR="00BC7904">
        <w:rPr>
          <w:rFonts w:hint="eastAsia"/>
        </w:rPr>
        <w:t>と，光電子の信号強度の振動の振幅</w:t>
      </w:r>
      <w:r w:rsidR="00F47F3B">
        <w:rPr>
          <w:rFonts w:hint="eastAsia"/>
        </w:rPr>
        <w:t>が小さくなる</w:t>
      </w:r>
      <w:r w:rsidR="002546D2">
        <w:rPr>
          <w:rFonts w:hint="eastAsia"/>
        </w:rPr>
        <w:t>という結論に至った</w:t>
      </w:r>
      <w:r w:rsidR="002546D2">
        <w:rPr>
          <w:rFonts w:hint="eastAsia"/>
        </w:rPr>
        <w:t>.</w:t>
      </w:r>
      <w:r w:rsidR="00297538">
        <w:t xml:space="preserve"> </w:t>
      </w:r>
    </w:p>
    <w:p w14:paraId="251A1BB9"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ABCEF90" w14:textId="77777777" w:rsidR="00144369" w:rsidRDefault="00AB407E" w:rsidP="00144369">
      <w:pPr>
        <w:widowControl/>
        <w:jc w:val="left"/>
      </w:pPr>
      <w:r>
        <w:t>第</w:t>
      </w:r>
      <w:r>
        <w:t>4</w:t>
      </w:r>
      <w:r>
        <w:t>章</w:t>
      </w:r>
      <w:r w:rsidR="00144369">
        <w:rPr>
          <w:rFonts w:hint="eastAsia"/>
        </w:rPr>
        <w:t>高次高調波と赤外光の時間差の関数としての信号強度の測定結果</w:t>
      </w:r>
    </w:p>
    <w:p w14:paraId="2C221A68" w14:textId="7315E9F2" w:rsidR="00AB407E" w:rsidRDefault="002F3E26" w:rsidP="00144369">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752A8EFF"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394692C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EDF54BE"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強いレーザー光を当てると，当てたレーザー光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A7E80F7" w:rsidR="005A5DBF" w:rsidRDefault="00E03F95" w:rsidP="005A5DBF">
      <w:pPr>
        <w:widowControl/>
        <w:jc w:val="center"/>
      </w:pPr>
      <w:r>
        <w:t>図</w:t>
      </w:r>
      <w:r>
        <w:rPr>
          <w:rFonts w:hint="eastAsia"/>
        </w:rPr>
        <w:t>2.</w:t>
      </w:r>
      <w:r>
        <w:t>1</w:t>
      </w:r>
      <w:r w:rsidR="003F726B">
        <w:t xml:space="preserve"> </w:t>
      </w:r>
      <w:r w:rsidR="00E436D9">
        <w:t>12</w:t>
      </w:r>
      <w:r w:rsidR="00896C40">
        <w:t>次高調波に等しいエネルギーによってアルゴンがイオン化される</w:t>
      </w:r>
      <w:r w:rsidR="00E436D9">
        <w:t>要因</w:t>
      </w:r>
    </w:p>
    <w:p w14:paraId="3A29F11D" w14:textId="1A2627AC"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光電子の運動量</w:t>
      </w:r>
      <w:r w:rsidR="007A472C">
        <w:rPr>
          <w:rFonts w:hint="eastAsia"/>
        </w:rPr>
        <w:t>分布</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3042E6">
        <w:rPr>
          <w:rFonts w:hint="eastAsia"/>
        </w:rPr>
        <w:t>信号強度</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のディレイを変更すると，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0"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0AA235C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1"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2"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3" w:author="NH17A" w:date="2021-01-21T13:48:00Z">
        <w:r w:rsidR="005F6F9B" w:rsidDel="005E6FFE">
          <w:delText>2</w:delText>
        </w:r>
        <w:r w:rsidR="005F6F9B" w:rsidDel="005E6FFE">
          <w:delText>種類の光が</w:delText>
        </w:r>
        <w:r w:rsidR="00783D92" w:rsidDel="005E6FFE">
          <w:delText>出ている</w:delText>
        </w:r>
      </w:del>
      <w:ins w:id="4"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5" w:author="NH17A" w:date="2021-01-21T13:54:00Z">
        <w:r w:rsidR="00112DD7">
          <w:rPr>
            <w:rFonts w:hint="eastAsia"/>
          </w:rPr>
          <w:t>別な波長版を用いて</w:t>
        </w:r>
      </w:ins>
      <w:del w:id="6"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7"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8" w:author="NH17A" w:date="2021-01-21T13:54:00Z">
        <w:r w:rsidR="000E14AB">
          <w:rPr>
            <w:rFonts w:hint="eastAsia"/>
          </w:rPr>
          <w:t>イオン化過程の</w:t>
        </w:r>
      </w:ins>
      <w:del w:id="9" w:author="NH17A" w:date="2021-01-21T13:54:00Z">
        <w:r w:rsidR="0075376C" w:rsidDel="000E14AB">
          <w:delText>信号強度の</w:delText>
        </w:r>
      </w:del>
      <w:r w:rsidR="0075376C">
        <w:t>測定機構について説明する</w:t>
      </w:r>
      <w:r w:rsidR="0075376C">
        <w:rPr>
          <w:rFonts w:hint="eastAsia"/>
        </w:rPr>
        <w:t xml:space="preserve">. </w:t>
      </w:r>
      <w:ins w:id="10" w:author="NH17A" w:date="2021-01-21T13:59:00Z">
        <w:r w:rsidR="0034597C">
          <w:rPr>
            <w:rFonts w:hint="eastAsia"/>
          </w:rPr>
          <w:t>また、イオン化に際して必要な赤外光は、</w:t>
        </w:r>
      </w:ins>
      <w:ins w:id="11"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12"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13"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57DC9480"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866D1F"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2AF50603"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14"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15"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w:t>
      </w:r>
      <w:r w:rsidR="001C7EDD">
        <w:rPr>
          <w:rFonts w:ascii="Segoe UI Symbol" w:hAnsi="Segoe UI Symbol" w:cs="Segoe UI Symbol" w:hint="eastAsia"/>
        </w:rPr>
        <w:lastRenderedPageBreak/>
        <w:t>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lastRenderedPageBreak/>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16"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lastRenderedPageBreak/>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3273A050" w14:textId="77777777" w:rsidR="00A57019" w:rsidRPr="00164B30" w:rsidRDefault="00A57019" w:rsidP="00E91BE1"/>
    <w:p w14:paraId="2C86A1DF" w14:textId="1F801289" w:rsidR="00C95EE2" w:rsidRDefault="00C95EE2" w:rsidP="00C95EE2">
      <w:pPr>
        <w:jc w:val="center"/>
      </w:pPr>
      <w:r w:rsidRPr="00C95EE2">
        <w:rPr>
          <w:noProof/>
        </w:rPr>
        <w:drawing>
          <wp:inline distT="0" distB="0" distL="0" distR="0" wp14:anchorId="60D4D0AA" wp14:editId="269BCE93">
            <wp:extent cx="4318000" cy="2096371"/>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300" cy="2101372"/>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6F9D893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w:t>
      </w:r>
      <w:r w:rsidR="0080689A">
        <w:rPr>
          <w:rFonts w:hint="eastAsia"/>
        </w:rPr>
        <w:lastRenderedPageBreak/>
        <w:t>している</w:t>
      </w:r>
      <w:r w:rsidR="0080689A">
        <w:rPr>
          <w:rFonts w:hint="eastAsia"/>
        </w:rPr>
        <w:t xml:space="preserve">. </w:t>
      </w:r>
      <w:r w:rsidR="00206E99">
        <w:rPr>
          <w:rFonts w:hint="eastAsia"/>
        </w:rPr>
        <w:t xml:space="preserve"> </w:t>
      </w:r>
      <w:r w:rsidR="0085064F">
        <w:rPr>
          <w:rFonts w:hint="eastAsia"/>
        </w:rPr>
        <w:t>次</w:t>
      </w:r>
      <w:r w:rsidR="00DF4FA6">
        <w:rPr>
          <w:rFonts w:hint="eastAsia"/>
        </w:rPr>
        <w:t>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169E0043" w14:textId="77777777" w:rsidR="006A4C96"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D527D4">
        <w:rPr>
          <w:rFonts w:hint="eastAsia"/>
        </w:rPr>
        <w:t>また，光電子の</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w:t>
      </w:r>
      <w:r w:rsidR="002E21DA">
        <w:rPr>
          <w:rFonts w:hint="eastAsia"/>
        </w:rPr>
        <w:t>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w:t>
      </w:r>
      <w:r w:rsidR="00B01746">
        <w:rPr>
          <w:rFonts w:hint="eastAsia"/>
        </w:rPr>
        <w:t>，</w:t>
      </w:r>
      <w:r w:rsidR="0049387C">
        <w:rPr>
          <w:rFonts w:hint="eastAsia"/>
        </w:rPr>
        <w:t>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651889">
        <w:rPr>
          <w:rFonts w:hint="eastAsia"/>
        </w:rPr>
        <w:t>さらに，</w:t>
      </w:r>
      <w:r w:rsidR="009102A5">
        <w:rPr>
          <w:rFonts w:hint="eastAsia"/>
        </w:rPr>
        <w:t>各データ</w:t>
      </w:r>
      <w:r w:rsidR="00C062AC">
        <w:rPr>
          <w:rFonts w:hint="eastAsia"/>
        </w:rPr>
        <w:t>間で</w:t>
      </w:r>
      <w:r w:rsidR="00B01746">
        <w:rPr>
          <w:rFonts w:hint="eastAsia"/>
        </w:rPr>
        <w:t>信号強度の振動の様子を比較できるようにするため</w:t>
      </w:r>
      <w:r w:rsidR="00C062AC">
        <w:rPr>
          <w:rFonts w:hint="eastAsia"/>
        </w:rPr>
        <w:t>，測定</w:t>
      </w:r>
      <w:r w:rsidR="00C062AC">
        <w:rPr>
          <w:rFonts w:hint="eastAsia"/>
        </w:rPr>
        <w:t>1</w:t>
      </w:r>
      <w:r w:rsidR="00C062AC">
        <w:t>の</w:t>
      </w:r>
      <w:r w:rsidR="00C544AB">
        <w:rPr>
          <w:rFonts w:hint="eastAsia"/>
        </w:rPr>
        <w:t>11</w:t>
      </w:r>
      <w:r w:rsidR="00C062AC">
        <w:t>次高調波に相当する</w:t>
      </w:r>
      <w:r w:rsidR="00C544AB">
        <w:t>エネルギーによって生じた</w:t>
      </w:r>
      <w:r w:rsidR="00C062AC">
        <w:t>光電子の</w:t>
      </w:r>
      <w:r w:rsidR="00C544AB">
        <w:t>信号強度のデータを用いて</w:t>
      </w:r>
      <w:r w:rsidR="00C544AB">
        <w:rPr>
          <w:rFonts w:hint="eastAsia"/>
        </w:rPr>
        <w:t>，</w:t>
      </w:r>
      <w:r w:rsidR="00C544AB">
        <w:t>図</w:t>
      </w:r>
      <w:r w:rsidR="00C544AB">
        <w:rPr>
          <w:rFonts w:hint="eastAsia"/>
        </w:rPr>
        <w:t>3.13</w:t>
      </w:r>
      <w:r w:rsidR="00C544AB">
        <w:rPr>
          <w:rFonts w:hint="eastAsia"/>
        </w:rPr>
        <w:t>のような</w:t>
      </w:r>
      <w:r w:rsidR="006A4C96">
        <w:rPr>
          <w:rFonts w:hint="eastAsia"/>
        </w:rPr>
        <w:t>データ番号と</w:t>
      </w:r>
      <w:r w:rsidR="006A4C96">
        <w:rPr>
          <w:rFonts w:hint="eastAsia"/>
        </w:rPr>
        <w:t>XUV-IR</w:t>
      </w:r>
      <w:r w:rsidR="006A4C96">
        <w:rPr>
          <w:rFonts w:hint="eastAsia"/>
        </w:rPr>
        <w:t>ディレイの対応関係の標準を作成した</w:t>
      </w:r>
      <w:r w:rsidR="006A4C96">
        <w:rPr>
          <w:rFonts w:hint="eastAsia"/>
        </w:rPr>
        <w:t xml:space="preserve">. </w:t>
      </w:r>
    </w:p>
    <w:p w14:paraId="6D1BD18B" w14:textId="467CB8CC" w:rsidR="00F503A5" w:rsidRDefault="00C544AB" w:rsidP="00C95EE2">
      <w:r>
        <w:rPr>
          <w:rFonts w:hint="eastAsia"/>
        </w:rPr>
        <w:t xml:space="preserve">. </w:t>
      </w:r>
    </w:p>
    <w:p w14:paraId="1B98699C" w14:textId="1CAABBA3" w:rsidR="00F503A5" w:rsidRDefault="00F47EA4" w:rsidP="00F47EA4">
      <w:pPr>
        <w:jc w:val="center"/>
      </w:pPr>
      <w:r>
        <w:rPr>
          <w:noProof/>
        </w:rPr>
        <w:drawing>
          <wp:inline distT="0" distB="0" distL="0" distR="0" wp14:anchorId="5CED1B87" wp14:editId="152AB0C5">
            <wp:extent cx="5400040" cy="2641600"/>
            <wp:effectExtent l="0" t="0" r="10160" b="6350"/>
            <wp:docPr id="11" name="グラフ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1842F7" w14:textId="6498944C" w:rsidR="00F503A5" w:rsidRDefault="00F503A5" w:rsidP="00F503A5">
      <w:pPr>
        <w:jc w:val="center"/>
      </w:pPr>
      <w:r>
        <w:t>図</w:t>
      </w:r>
      <w:r>
        <w:rPr>
          <w:rFonts w:hint="eastAsia"/>
        </w:rPr>
        <w:t>3.13</w:t>
      </w:r>
      <w:r>
        <w:rPr>
          <w:rFonts w:hint="eastAsia"/>
        </w:rPr>
        <w:t>測定</w:t>
      </w:r>
      <w:r>
        <w:rPr>
          <w:rFonts w:hint="eastAsia"/>
        </w:rPr>
        <w:t>1</w:t>
      </w:r>
      <w:r>
        <w:t>の</w:t>
      </w:r>
      <w:r>
        <w:rPr>
          <w:rFonts w:hint="eastAsia"/>
        </w:rPr>
        <w:t>11</w:t>
      </w:r>
      <w:r>
        <w:t>次高調波に相当するエネルギーによって生じた光電子の信号強度のデータから作成した</w:t>
      </w:r>
      <w:r>
        <w:rPr>
          <w:rFonts w:hint="eastAsia"/>
        </w:rPr>
        <w:t>，</w:t>
      </w:r>
      <w:r>
        <w:t>データ番号と</w:t>
      </w:r>
      <w:r>
        <w:rPr>
          <w:rFonts w:hint="eastAsia"/>
        </w:rPr>
        <w:t>X</w:t>
      </w:r>
      <w:r>
        <w:t>UV-IR</w:t>
      </w:r>
      <w:r>
        <w:t>ディレイの対応関係</w:t>
      </w:r>
      <w:r w:rsidR="00994790">
        <w:t>の標準</w:t>
      </w:r>
    </w:p>
    <w:p w14:paraId="45F4BAC7" w14:textId="77777777" w:rsidR="00FE4F37" w:rsidRDefault="00FE4F37" w:rsidP="00C95EE2"/>
    <w:p w14:paraId="6BA0B1C9" w14:textId="2595A792" w:rsidR="00576848" w:rsidRPr="00B45EE7" w:rsidRDefault="00FE4F37" w:rsidP="00C95EE2">
      <w:r>
        <w:t>図</w:t>
      </w:r>
      <w:r>
        <w:rPr>
          <w:rFonts w:hint="eastAsia"/>
        </w:rPr>
        <w:t>3.13</w:t>
      </w:r>
      <w:r>
        <w:rPr>
          <w:rFonts w:hint="eastAsia"/>
        </w:rPr>
        <w:t>の標準</w:t>
      </w:r>
      <w:r w:rsidR="00C544AB">
        <w:rPr>
          <w:rFonts w:hint="eastAsia"/>
        </w:rPr>
        <w:t>の</w:t>
      </w:r>
      <w:r w:rsidR="00C817D3">
        <w:rPr>
          <w:rFonts w:hint="eastAsia"/>
        </w:rPr>
        <w:t>作成の</w:t>
      </w:r>
      <w:r w:rsidR="00B676FB">
        <w:rPr>
          <w:rFonts w:hint="eastAsia"/>
        </w:rPr>
        <w:t>際には</w:t>
      </w:r>
      <w:r w:rsidR="00C817D3">
        <w:rPr>
          <w:rFonts w:hint="eastAsia"/>
        </w:rPr>
        <w:t>，</w:t>
      </w:r>
      <w:r w:rsidR="00C94169">
        <w:rPr>
          <w:rFonts w:hint="eastAsia"/>
        </w:rPr>
        <w:t>XUV-IR</w:t>
      </w:r>
      <w:r w:rsidR="00C94169">
        <w:rPr>
          <w:rFonts w:hint="eastAsia"/>
        </w:rPr>
        <w:t>ディレイが</w:t>
      </w:r>
      <w:r w:rsidR="00C94169">
        <w:rPr>
          <w:rFonts w:hint="eastAsia"/>
        </w:rPr>
        <w:t>0</w:t>
      </w:r>
      <w:r w:rsidR="00C94169">
        <w:rPr>
          <w:rFonts w:hint="eastAsia"/>
        </w:rPr>
        <w:t>となる点を</w:t>
      </w:r>
      <w:r w:rsidR="00B676FB">
        <w:rPr>
          <w:rFonts w:hint="eastAsia"/>
        </w:rPr>
        <w:t>「最もデータ番号の大き</w:t>
      </w:r>
      <w:r w:rsidR="00B676FB">
        <w:rPr>
          <w:rFonts w:hint="eastAsia"/>
        </w:rPr>
        <w:lastRenderedPageBreak/>
        <w:t>い信号強度の極小値」</w:t>
      </w:r>
      <w:r w:rsidR="00C94169">
        <w:rPr>
          <w:rFonts w:hint="eastAsia"/>
        </w:rPr>
        <w:t>であると仮定し，それ以降のデータは</w:t>
      </w:r>
      <w:r w:rsidR="00046F99">
        <w:rPr>
          <w:rFonts w:hint="eastAsia"/>
        </w:rPr>
        <w:t>切り捨てた</w:t>
      </w:r>
      <w:r w:rsidR="00046F99">
        <w:rPr>
          <w:rFonts w:hint="eastAsia"/>
        </w:rPr>
        <w:t xml:space="preserve">. </w:t>
      </w:r>
      <w:r w:rsidR="00C544AB">
        <w:rPr>
          <w:rFonts w:hint="eastAsia"/>
        </w:rPr>
        <w:t>この</w:t>
      </w:r>
      <w:r w:rsidR="00165D90">
        <w:rPr>
          <w:rFonts w:hint="eastAsia"/>
        </w:rPr>
        <w:t>対応関係</w:t>
      </w:r>
      <w:r w:rsidR="00C544AB">
        <w:rPr>
          <w:rFonts w:hint="eastAsia"/>
        </w:rPr>
        <w:t>を用いて</w:t>
      </w:r>
      <w:r w:rsidR="007F4097">
        <w:rPr>
          <w:rFonts w:hint="eastAsia"/>
        </w:rPr>
        <w:t>，</w:t>
      </w:r>
      <w:r w:rsidR="00C544AB">
        <w:rPr>
          <w:rFonts w:hint="eastAsia"/>
        </w:rPr>
        <w:t>各データの</w:t>
      </w:r>
      <w:r w:rsidR="00A711AB">
        <w:rPr>
          <w:rFonts w:hint="eastAsia"/>
        </w:rPr>
        <w:t>信号強度と</w:t>
      </w:r>
      <w:r w:rsidR="00A711AB">
        <w:rPr>
          <w:rFonts w:hint="eastAsia"/>
        </w:rPr>
        <w:t>XUV-IR</w:t>
      </w:r>
      <w:r w:rsidR="00A711AB">
        <w:rPr>
          <w:rFonts w:hint="eastAsia"/>
        </w:rPr>
        <w:t>ディレイの関係を</w:t>
      </w:r>
      <w:r w:rsidR="00026A21">
        <w:rPr>
          <w:rFonts w:hint="eastAsia"/>
        </w:rPr>
        <w:t>改めて</w:t>
      </w:r>
      <w:r w:rsidR="001263F0">
        <w:rPr>
          <w:rFonts w:hint="eastAsia"/>
        </w:rPr>
        <w:t>求めた</w:t>
      </w:r>
      <w:r w:rsidR="00C817D3">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61E79015" w14:textId="77777777" w:rsidR="00F47F3B" w:rsidRDefault="00364E7C" w:rsidP="00F47F3B">
      <w:pPr>
        <w:widowControl/>
        <w:jc w:val="left"/>
        <w:pPrChange w:id="17" w:author="NH18c" w:date="2021-01-09T23:32:00Z">
          <w:pPr>
            <w:ind w:firstLineChars="100" w:firstLine="210"/>
          </w:pPr>
        </w:pPrChange>
      </w:pPr>
      <w:r>
        <w:br w:type="page"/>
      </w:r>
    </w:p>
    <w:p w14:paraId="15C2CAEE" w14:textId="77777777" w:rsidR="00F47F3B" w:rsidRDefault="00D713A0" w:rsidP="00F47F3B">
      <w:pPr>
        <w:widowControl/>
        <w:jc w:val="left"/>
      </w:pPr>
      <w:r>
        <w:lastRenderedPageBreak/>
        <w:t>第</w:t>
      </w:r>
      <w:r>
        <w:t>4</w:t>
      </w:r>
      <w:r>
        <w:t>章</w:t>
      </w:r>
      <w:r>
        <w:rPr>
          <w:rFonts w:hint="eastAsia"/>
        </w:rPr>
        <w:t xml:space="preserve"> </w:t>
      </w:r>
      <w:r w:rsidR="006844C0">
        <w:rPr>
          <w:rFonts w:hint="eastAsia"/>
        </w:rPr>
        <w:t>高次高調波と赤外光の時間差の関数としての信号強度の測定結果</w:t>
      </w:r>
    </w:p>
    <w:p w14:paraId="46273A66" w14:textId="77777777" w:rsidR="00F47F3B" w:rsidRDefault="00F47F3B" w:rsidP="00F47F3B">
      <w:pPr>
        <w:widowControl/>
        <w:jc w:val="left"/>
      </w:pPr>
    </w:p>
    <w:p w14:paraId="683500FE" w14:textId="6CEFCA0D" w:rsidR="00F47F3B" w:rsidRDefault="00D713A0" w:rsidP="00F47F3B">
      <w:pPr>
        <w:widowControl/>
        <w:jc w:val="left"/>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73D158EE" w14:textId="5473F50D" w:rsidR="007B7405" w:rsidRPr="00565CE9" w:rsidRDefault="009F1027" w:rsidP="00F47F3B">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458A17" w:rsidR="000D5FBF" w:rsidRDefault="0076398F" w:rsidP="00D713A0">
      <w:r>
        <w:rPr>
          <w:noProof/>
        </w:rPr>
        <w:drawing>
          <wp:inline distT="0" distB="0" distL="0" distR="0" wp14:anchorId="41CF8220" wp14:editId="3219F0B3">
            <wp:extent cx="5400040" cy="2813050"/>
            <wp:effectExtent l="0" t="0" r="10160" b="635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6360F" w14:textId="3C981993" w:rsidR="00565CE9" w:rsidRDefault="00565CE9" w:rsidP="00565CE9">
      <w:pPr>
        <w:jc w:val="center"/>
      </w:pPr>
      <w:r>
        <w:t>図</w:t>
      </w:r>
      <w:r w:rsidR="00A47AEC">
        <w:rPr>
          <w:rFonts w:hint="eastAsia"/>
        </w:rPr>
        <w:t xml:space="preserve">4.1 </w:t>
      </w:r>
      <w:r w:rsidR="00A47AEC">
        <w:rPr>
          <w:rFonts w:hint="eastAsia"/>
        </w:rPr>
        <w:t>第</w:t>
      </w:r>
      <w:r>
        <w:t>11</w:t>
      </w:r>
      <w:r>
        <w:t>次高調波</w:t>
      </w:r>
      <w:r w:rsidR="009C498E">
        <w:t>に相当するエネルギーによって生じた光電子の信号強度</w:t>
      </w:r>
      <w:r w:rsidR="00AD477D">
        <w:t>（測定１）</w:t>
      </w:r>
    </w:p>
    <w:p w14:paraId="1593C27B" w14:textId="77777777" w:rsidR="00B40FCE" w:rsidRPr="00DB666B" w:rsidRDefault="00B40FCE" w:rsidP="00565CE9">
      <w:pPr>
        <w:jc w:val="center"/>
      </w:pPr>
    </w:p>
    <w:p w14:paraId="7884B437" w14:textId="520553B5" w:rsidR="00565CE9" w:rsidRDefault="00773536" w:rsidP="00565CE9">
      <w:pPr>
        <w:jc w:val="center"/>
      </w:pPr>
      <w:r>
        <w:rPr>
          <w:noProof/>
        </w:rPr>
        <w:drawing>
          <wp:inline distT="0" distB="0" distL="0" distR="0" wp14:anchorId="31692D42" wp14:editId="4DD7B338">
            <wp:extent cx="5400040" cy="2907030"/>
            <wp:effectExtent l="0" t="0" r="10160" b="762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0288DC" w14:textId="78AC6B0C" w:rsidR="00565CE9" w:rsidRDefault="00565CE9" w:rsidP="00565CE9">
      <w:pPr>
        <w:jc w:val="center"/>
      </w:pPr>
      <w:r>
        <w:t>図</w:t>
      </w:r>
      <w:r>
        <w:rPr>
          <w:rFonts w:hint="eastAsia"/>
        </w:rPr>
        <w:t>4</w:t>
      </w:r>
      <w:r w:rsidR="00C55F16">
        <w:t>.2</w:t>
      </w:r>
      <w:r>
        <w:t xml:space="preserve"> </w:t>
      </w:r>
      <w:r w:rsidR="00C55F16">
        <w:t>第</w:t>
      </w:r>
      <w:r>
        <w:t>12</w:t>
      </w:r>
      <w:r>
        <w:t>次高調波</w:t>
      </w:r>
      <w:r w:rsidR="00DE5DCF">
        <w:t>に相当するエネルギーによって生じた光電子の信号強度</w:t>
      </w:r>
      <w:r w:rsidR="005C6263">
        <w:t>（測定</w:t>
      </w:r>
      <w:r w:rsidR="005C6263">
        <w:t>1</w:t>
      </w:r>
      <w:r w:rsidR="005C6263">
        <w:t>）</w:t>
      </w:r>
    </w:p>
    <w:p w14:paraId="7A492288" w14:textId="0932DF12" w:rsidR="00565CE9" w:rsidRDefault="00E622BF" w:rsidP="00565CE9">
      <w:pPr>
        <w:jc w:val="center"/>
      </w:pPr>
      <w:r>
        <w:rPr>
          <w:noProof/>
        </w:rPr>
        <w:lastRenderedPageBreak/>
        <w:drawing>
          <wp:inline distT="0" distB="0" distL="0" distR="0" wp14:anchorId="7FA47A78" wp14:editId="12C7531D">
            <wp:extent cx="5400040" cy="2907030"/>
            <wp:effectExtent l="0" t="0" r="10160" b="762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BEA79A" w14:textId="4CAAD217" w:rsidR="00565CE9" w:rsidRDefault="00565CE9" w:rsidP="00565CE9">
      <w:pPr>
        <w:jc w:val="center"/>
      </w:pPr>
      <w:r>
        <w:t>図</w:t>
      </w:r>
      <w:r>
        <w:rPr>
          <w:rFonts w:hint="eastAsia"/>
        </w:rPr>
        <w:t>4</w:t>
      </w:r>
      <w:r w:rsidR="00C70436">
        <w:t>.3</w:t>
      </w:r>
      <w:r>
        <w:t xml:space="preserve"> </w:t>
      </w:r>
      <w:r w:rsidR="00C70436">
        <w:t>第</w:t>
      </w:r>
      <w:r>
        <w:t>13</w:t>
      </w:r>
      <w:r>
        <w:t>次高調波</w:t>
      </w:r>
      <w:r w:rsidR="000F7D80">
        <w:t>に相当するエネルギーによって生じた光電子の信号強度</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1C1AE9AB" w14:textId="574E3B48" w:rsidR="00BD6D90" w:rsidRPr="00373C62" w:rsidRDefault="000D5FBF" w:rsidP="00BD6D90">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47751F82" w14:textId="5B2E590B" w:rsidR="000D5FBF" w:rsidRPr="00972484" w:rsidRDefault="000D5FBF" w:rsidP="000D5FBF">
      <w:pPr>
        <w:ind w:firstLineChars="100" w:firstLine="210"/>
      </w:pPr>
    </w:p>
    <w:p w14:paraId="73469D88" w14:textId="540E6029" w:rsidR="00E92520" w:rsidRDefault="00CC3641" w:rsidP="00CC3641">
      <w:pPr>
        <w:jc w:val="center"/>
      </w:pPr>
      <w:r>
        <w:rPr>
          <w:noProof/>
        </w:rPr>
        <w:drawing>
          <wp:inline distT="0" distB="0" distL="0" distR="0" wp14:anchorId="468BDEF5" wp14:editId="4E60550F">
            <wp:extent cx="5400040" cy="2813050"/>
            <wp:effectExtent l="0" t="0" r="10160" b="635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166C67" w14:textId="574E7AE6" w:rsidR="00572F48" w:rsidRDefault="00572F48" w:rsidP="00572F48">
      <w:pPr>
        <w:jc w:val="center"/>
      </w:pPr>
      <w:r>
        <w:t>図</w:t>
      </w:r>
      <w:r>
        <w:rPr>
          <w:rFonts w:hint="eastAsia"/>
        </w:rPr>
        <w:t>4</w:t>
      </w:r>
      <w:r w:rsidR="00585427">
        <w:t>.4</w:t>
      </w:r>
      <w:r w:rsidR="004A3062">
        <w:rPr>
          <w:rFonts w:hint="eastAsia"/>
        </w:rPr>
        <w:t>第</w:t>
      </w:r>
      <w:r>
        <w:t>11</w:t>
      </w:r>
      <w:r>
        <w:t>次高調波</w:t>
      </w:r>
      <w:r w:rsidR="000F7D80">
        <w:t>に相当するエネルギーによって生じた光電子の信号強度</w:t>
      </w:r>
      <w:r w:rsidR="00926C7B">
        <w:t>（測定</w:t>
      </w:r>
      <w:r w:rsidR="00926C7B">
        <w:rPr>
          <w:rFonts w:hint="eastAsia"/>
        </w:rPr>
        <w:t>2</w:t>
      </w:r>
      <w:r w:rsidR="00926C7B">
        <w:rPr>
          <w:rFonts w:hint="eastAsia"/>
        </w:rPr>
        <w:t>）</w:t>
      </w:r>
    </w:p>
    <w:p w14:paraId="3249B151" w14:textId="3CFDA581" w:rsidR="00905D54" w:rsidRDefault="00511C17" w:rsidP="00572F48">
      <w:pPr>
        <w:jc w:val="center"/>
      </w:pPr>
      <w:r>
        <w:rPr>
          <w:noProof/>
        </w:rPr>
        <w:lastRenderedPageBreak/>
        <w:drawing>
          <wp:inline distT="0" distB="0" distL="0" distR="0" wp14:anchorId="69C3223F" wp14:editId="007EB83F">
            <wp:extent cx="5400040" cy="2907030"/>
            <wp:effectExtent l="0" t="0" r="0" b="762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243AAE" w14:textId="0313961A" w:rsidR="00572F48" w:rsidRDefault="00572F48" w:rsidP="00572F48">
      <w:pPr>
        <w:jc w:val="center"/>
      </w:pPr>
      <w:r>
        <w:t>図</w:t>
      </w:r>
      <w:r>
        <w:rPr>
          <w:rFonts w:hint="eastAsia"/>
        </w:rPr>
        <w:t>4</w:t>
      </w:r>
      <w:r w:rsidR="00585427">
        <w:t>.5</w:t>
      </w:r>
      <w:r w:rsidR="004A3062">
        <w:rPr>
          <w:rFonts w:hint="eastAsia"/>
        </w:rPr>
        <w:t>第</w:t>
      </w:r>
      <w:r>
        <w:t>12</w:t>
      </w:r>
      <w:r>
        <w:t>次高調波</w:t>
      </w:r>
      <w:r w:rsidR="000F7D80">
        <w:t>に相当するエネルギーによって生じた光電子の信号強度</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8D8A2D0" w:rsidR="00905D54" w:rsidRDefault="00511C17" w:rsidP="00572F48">
      <w:pPr>
        <w:jc w:val="center"/>
      </w:pPr>
      <w:r>
        <w:rPr>
          <w:noProof/>
        </w:rPr>
        <w:drawing>
          <wp:inline distT="0" distB="0" distL="0" distR="0" wp14:anchorId="29EB0D42" wp14:editId="32147493">
            <wp:extent cx="5400040" cy="2907030"/>
            <wp:effectExtent l="0" t="0" r="0" b="762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AD0702" w14:textId="305C339E" w:rsidR="00572F48" w:rsidRDefault="00572F48" w:rsidP="00572F48">
      <w:pPr>
        <w:jc w:val="center"/>
      </w:pPr>
      <w:r>
        <w:t>図</w:t>
      </w:r>
      <w:r>
        <w:rPr>
          <w:rFonts w:hint="eastAsia"/>
        </w:rPr>
        <w:t>4</w:t>
      </w:r>
      <w:r w:rsidR="00D528A9">
        <w:t>.6</w:t>
      </w:r>
      <w:r w:rsidR="004A3062">
        <w:rPr>
          <w:rFonts w:hint="eastAsia"/>
        </w:rPr>
        <w:t>第</w:t>
      </w:r>
      <w:r>
        <w:t>13</w:t>
      </w:r>
      <w:r>
        <w:t>次高調波</w:t>
      </w:r>
      <w:r w:rsidR="000F7D80">
        <w:t>に相当するエネルギーによって生じた光電子の信号強度</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7390BEC" w14:textId="77777777" w:rsidR="00AC5C84"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AC5C84">
        <w:rPr>
          <w:rFonts w:hint="eastAsia"/>
        </w:rPr>
        <w:t>なお，得られたデータは光電子の収量をそのまま信号強度として扱っているが，このままでは計測</w:t>
      </w:r>
      <w:r w:rsidR="00AC5C84">
        <w:rPr>
          <w:rFonts w:hint="eastAsia"/>
        </w:rPr>
        <w:t>1</w:t>
      </w:r>
      <w:r w:rsidR="00AC5C84">
        <w:rPr>
          <w:rFonts w:hint="eastAsia"/>
        </w:rPr>
        <w:t>と計測</w:t>
      </w:r>
      <w:r w:rsidR="00AC5C84">
        <w:rPr>
          <w:rFonts w:hint="eastAsia"/>
        </w:rPr>
        <w:t>2</w:t>
      </w:r>
      <w:r w:rsidR="00AC5C84">
        <w:rPr>
          <w:rFonts w:hint="eastAsia"/>
        </w:rPr>
        <w:t>との比較ができないため，以下の式</w:t>
      </w:r>
      <w:r w:rsidR="00AC5C84">
        <w:rPr>
          <w:rFonts w:hint="eastAsia"/>
        </w:rPr>
        <w:t>4.</w:t>
      </w:r>
      <w:r w:rsidR="00AC5C84">
        <w:t>3.1</w:t>
      </w:r>
      <w:r w:rsidR="00AC5C84">
        <w:t>を用いて</w:t>
      </w:r>
      <w:r w:rsidR="00AC5C84">
        <w:rPr>
          <w:rFonts w:hint="eastAsia"/>
        </w:rPr>
        <w:t>，</w:t>
      </w:r>
      <w:r w:rsidR="00AC5C84">
        <w:rPr>
          <w:rFonts w:hint="eastAsia"/>
        </w:rPr>
        <w:t>0</w:t>
      </w:r>
      <w:r w:rsidR="00AC5C84">
        <w:rPr>
          <w:rFonts w:hint="eastAsia"/>
        </w:rPr>
        <w:t>を中心とした振動になるように変換を行った</w:t>
      </w:r>
      <w:r w:rsidR="00AC5C84">
        <w:rPr>
          <w:rFonts w:hint="eastAsia"/>
        </w:rPr>
        <w:t xml:space="preserve">. </w:t>
      </w:r>
      <w:r w:rsidR="00AC5C84">
        <w:rPr>
          <w:rFonts w:hint="eastAsia"/>
        </w:rPr>
        <w:t>なお，</w:t>
      </w:r>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oMath>
      <w:r w:rsidR="00AC5C84">
        <w:t>は変換後の相対信号強度</w:t>
      </w:r>
      <w:r w:rsidR="00AC5C84">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AC5C84">
        <w:t>は変換前の光電子の収量</w:t>
      </w:r>
      <w:r w:rsidR="00AC5C84">
        <w:rPr>
          <w:rFonts w:hint="eastAsia"/>
        </w:rPr>
        <w:t>，</w:t>
      </w:r>
      <m:oMath>
        <m:r>
          <w:rPr>
            <w:rFonts w:ascii="Cambria Math" w:hAnsi="Cambria Math"/>
          </w:rPr>
          <m:t>Avg</m:t>
        </m:r>
      </m:oMath>
      <w:r w:rsidR="00AC5C84">
        <w:t>はその信号強度の振動の平均値であり</w:t>
      </w:r>
      <w:r w:rsidR="00AC5C84">
        <w:rPr>
          <w:rFonts w:hint="eastAsia"/>
        </w:rPr>
        <w:t>，</w:t>
      </w:r>
      <w:r w:rsidR="00AC5C84">
        <w:rPr>
          <w:rFonts w:hint="eastAsia"/>
        </w:rPr>
        <w:t>n</w:t>
      </w:r>
      <w:r w:rsidR="00AC5C84">
        <w:rPr>
          <w:rFonts w:hint="eastAsia"/>
        </w:rPr>
        <w:t>はデータ番号である</w:t>
      </w:r>
      <w:r w:rsidR="00AC5C84">
        <w:rPr>
          <w:rFonts w:hint="eastAsia"/>
        </w:rPr>
        <w:t xml:space="preserve">. </w:t>
      </w:r>
    </w:p>
    <w:p w14:paraId="2B271DFC" w14:textId="77777777" w:rsidR="00AC5C84" w:rsidRPr="00361D1C" w:rsidRDefault="00866D1F" w:rsidP="00AC5C84">
      <w:pPr>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-Avg</m:t>
              </m:r>
            </m:num>
            <m:den>
              <m:r>
                <w:rPr>
                  <w:rFonts w:ascii="Cambria Math" w:hAnsi="Cambria Math"/>
                </w:rPr>
                <m:t>Avg</m:t>
              </m:r>
            </m:den>
          </m:f>
          <m:r>
            <w:rPr>
              <w:rFonts w:ascii="Cambria Math" w:hAnsi="Cambria Math"/>
            </w:rPr>
            <m:t xml:space="preserve">　　　</m:t>
          </m:r>
          <m:r>
            <w:rPr>
              <w:rFonts w:ascii="Cambria Math" w:hAnsi="Cambria Math"/>
            </w:rPr>
            <m:t>(3.2.1)</m:t>
          </m:r>
        </m:oMath>
      </m:oMathPara>
    </w:p>
    <w:p w14:paraId="3A4CB0CB" w14:textId="77777777" w:rsidR="00AC5C84" w:rsidRDefault="00AC5C84" w:rsidP="00AC5C84"/>
    <w:p w14:paraId="20A0497F" w14:textId="5B2E2B55" w:rsidR="0043425C" w:rsidRPr="00B315BE" w:rsidRDefault="0043425C" w:rsidP="00AC5C84">
      <w:r>
        <w:rPr>
          <w:rFonts w:hint="eastAsia"/>
        </w:rPr>
        <w:t>11</w:t>
      </w:r>
      <w:r>
        <w:rPr>
          <w:rFonts w:hint="eastAsia"/>
        </w:rPr>
        <w:t>次高調波，</w:t>
      </w:r>
      <w:r>
        <w:rPr>
          <w:rFonts w:hint="eastAsia"/>
        </w:rPr>
        <w:t>12</w:t>
      </w:r>
      <w:r>
        <w:rPr>
          <w:rFonts w:hint="eastAsia"/>
        </w:rPr>
        <w:t>次高調波，</w:t>
      </w:r>
      <w:r>
        <w:rPr>
          <w:rFonts w:hint="eastAsia"/>
        </w:rPr>
        <w:t>13</w:t>
      </w:r>
      <w:r>
        <w:rPr>
          <w:rFonts w:hint="eastAsia"/>
        </w:rPr>
        <w:t>次高調波の信号強度の比較</w:t>
      </w:r>
      <w:r w:rsidR="00363CC7">
        <w:rPr>
          <w:rFonts w:hint="eastAsia"/>
        </w:rPr>
        <w:t>を</w:t>
      </w:r>
      <w:r>
        <w:rPr>
          <w:rFonts w:hint="eastAsia"/>
        </w:rPr>
        <w:t>図</w:t>
      </w:r>
      <w:r w:rsidR="00363CC7">
        <w:rPr>
          <w:rFonts w:hint="eastAsia"/>
        </w:rPr>
        <w:t>4.3</w:t>
      </w:r>
      <w:r>
        <w:rPr>
          <w:rFonts w:hint="eastAsia"/>
        </w:rPr>
        <w:t>.1</w:t>
      </w:r>
      <w:r>
        <w:rPr>
          <w:rFonts w:hint="eastAsia"/>
        </w:rPr>
        <w:t>，</w:t>
      </w:r>
      <w:r w:rsidR="00363CC7">
        <w:rPr>
          <w:rFonts w:hint="eastAsia"/>
        </w:rPr>
        <w:t>4.3</w:t>
      </w:r>
      <w:r>
        <w:rPr>
          <w:rFonts w:hint="eastAsia"/>
        </w:rPr>
        <w:t>.2</w:t>
      </w:r>
      <w:r>
        <w:rPr>
          <w:rFonts w:hint="eastAsia"/>
        </w:rPr>
        <w:t>，</w:t>
      </w:r>
      <w:r w:rsidR="00363CC7">
        <w:rPr>
          <w:rFonts w:hint="eastAsia"/>
        </w:rPr>
        <w:t>4.3</w:t>
      </w:r>
      <w:r>
        <w:rPr>
          <w:rFonts w:hint="eastAsia"/>
        </w:rPr>
        <w:t>.3</w:t>
      </w:r>
      <w:r>
        <w:rPr>
          <w:rFonts w:hint="eastAsia"/>
        </w:rPr>
        <w:t>，</w:t>
      </w:r>
      <w:r w:rsidR="00363CC7">
        <w:rPr>
          <w:rFonts w:hint="eastAsia"/>
        </w:rPr>
        <w:t>4.3</w:t>
      </w:r>
      <w:r>
        <w:rPr>
          <w:rFonts w:hint="eastAsia"/>
        </w:rPr>
        <w:t>.4</w:t>
      </w:r>
      <w:r>
        <w:rPr>
          <w:rFonts w:hint="eastAsia"/>
        </w:rPr>
        <w:t>に示した</w:t>
      </w:r>
      <w:r>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4C5345">
        <w:rPr>
          <w:rFonts w:hint="eastAsia"/>
        </w:rPr>
        <w:t>0</w:t>
      </w:r>
      <w:r w:rsidR="004C5345">
        <w:rPr>
          <w:rFonts w:hint="eastAsia"/>
        </w:rPr>
        <w:t>を中心とした振動となるようにデータを</w:t>
      </w:r>
      <w:r w:rsidR="00CA5467">
        <w:rPr>
          <w:rFonts w:hint="eastAsia"/>
        </w:rPr>
        <w:t>変形している</w:t>
      </w:r>
      <w:r w:rsidR="00CA5467">
        <w:rPr>
          <w:rFonts w:hint="eastAsia"/>
        </w:rPr>
        <w:t xml:space="preserve">. </w:t>
      </w:r>
      <w:r w:rsidR="00B315BE">
        <w:t>また</w:t>
      </w:r>
      <w:r w:rsidR="00B315BE">
        <w:rPr>
          <w:rFonts w:hint="eastAsia"/>
        </w:rPr>
        <w:t>，</w:t>
      </w:r>
      <w:r w:rsidR="00626BA4">
        <w:t>振動が観測できない</w:t>
      </w:r>
      <w:r w:rsidR="00B315BE">
        <w:rPr>
          <w:rFonts w:hint="eastAsia"/>
        </w:rPr>
        <w:t>45fs</w:t>
      </w:r>
      <w:r w:rsidR="00B315BE">
        <w:rPr>
          <w:rFonts w:hint="eastAsia"/>
        </w:rPr>
        <w:t>以降のデータはノイズであると判断し，この部分を除いて比較を行った</w:t>
      </w:r>
      <w:r w:rsidR="00B315BE">
        <w:rPr>
          <w:rFonts w:hint="eastAsia"/>
        </w:rPr>
        <w:t xml:space="preserve">. </w:t>
      </w:r>
    </w:p>
    <w:p w14:paraId="403048A1" w14:textId="69C110E5" w:rsidR="007B70B4" w:rsidRPr="007B70B4" w:rsidRDefault="007B70B4" w:rsidP="00B01363">
      <w:pPr>
        <w:rPr>
          <w:rFonts w:hint="eastAsia"/>
        </w:rPr>
      </w:pPr>
    </w:p>
    <w:p w14:paraId="27041F87" w14:textId="7937F7BB" w:rsidR="00B100BB" w:rsidRDefault="007D6189" w:rsidP="007B70B4">
      <w:pPr>
        <w:widowControl/>
        <w:jc w:val="center"/>
        <w:rPr>
          <w:rFonts w:hint="eastAsia"/>
        </w:rPr>
      </w:pPr>
      <w:r>
        <w:rPr>
          <w:noProof/>
        </w:rPr>
        <w:drawing>
          <wp:inline distT="0" distB="0" distL="0" distR="0" wp14:anchorId="7327BCA3" wp14:editId="5AD24FED">
            <wp:extent cx="5400040" cy="2832100"/>
            <wp:effectExtent l="0" t="0" r="10160" b="635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5F2ADF" w14:textId="2E8DA601"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w:t>
      </w:r>
      <w:r w:rsidR="00485A26">
        <w:t>に相当するエネルギーによって生じた光電子の信号強度</w:t>
      </w:r>
      <w:r>
        <w:rPr>
          <w:rFonts w:hint="eastAsia"/>
        </w:rPr>
        <w:t>の比較</w:t>
      </w:r>
    </w:p>
    <w:p w14:paraId="38FC7372" w14:textId="77777777" w:rsidR="00194528" w:rsidRDefault="007B7405" w:rsidP="009123C9">
      <w:pPr>
        <w:widowControl/>
        <w:jc w:val="center"/>
      </w:pPr>
      <w:r>
        <w:br w:type="page"/>
      </w:r>
    </w:p>
    <w:p w14:paraId="47E5AC5D" w14:textId="2AC9D3A4" w:rsidR="00194528" w:rsidRDefault="008A1EC2" w:rsidP="009123C9">
      <w:pPr>
        <w:widowControl/>
        <w:jc w:val="center"/>
        <w:rPr>
          <w:rFonts w:hint="eastAsia"/>
        </w:rPr>
      </w:pPr>
      <w:r>
        <w:rPr>
          <w:noProof/>
        </w:rPr>
        <w:lastRenderedPageBreak/>
        <w:drawing>
          <wp:inline distT="0" distB="0" distL="0" distR="0" wp14:anchorId="1BC90C7A" wp14:editId="54E401E5">
            <wp:extent cx="5400040" cy="2832100"/>
            <wp:effectExtent l="0" t="0" r="10160" b="635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1123E5B" w14:textId="417625B6"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w:t>
      </w:r>
      <w:r w:rsidR="000F00A7">
        <w:t>に相当するエネルギーによって生じた光電子の信号強度</w:t>
      </w:r>
      <w:r>
        <w:rPr>
          <w:rFonts w:hint="eastAsia"/>
        </w:rPr>
        <w:t>の比較</w:t>
      </w:r>
    </w:p>
    <w:p w14:paraId="4A29A3FA" w14:textId="77777777" w:rsidR="008A1EC2" w:rsidRDefault="008A1EC2" w:rsidP="009123C9">
      <w:pPr>
        <w:widowControl/>
        <w:jc w:val="center"/>
        <w:rPr>
          <w:rFonts w:hint="eastAsia"/>
        </w:rPr>
      </w:pPr>
    </w:p>
    <w:p w14:paraId="43EF0957" w14:textId="4FD9F0B8" w:rsidR="003C0D54" w:rsidRPr="0043425C" w:rsidRDefault="008A1EC2" w:rsidP="009123C9">
      <w:pPr>
        <w:widowControl/>
        <w:jc w:val="center"/>
        <w:rPr>
          <w:rFonts w:hint="eastAsia"/>
        </w:rPr>
      </w:pPr>
      <w:r>
        <w:rPr>
          <w:noProof/>
        </w:rPr>
        <w:drawing>
          <wp:inline distT="0" distB="0" distL="0" distR="0" wp14:anchorId="76F4903E" wp14:editId="7C75FE93">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46381B" w14:textId="6C918BB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w:t>
      </w:r>
      <w:r w:rsidR="000F00A7">
        <w:t>に相当するエネルギーによって生じた光電子の信号強度</w:t>
      </w:r>
      <w:r>
        <w:rPr>
          <w:rFonts w:hint="eastAsia"/>
        </w:rPr>
        <w:t>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1931C226" w14:textId="319CE9F7" w:rsidR="008B3178" w:rsidRPr="00256111" w:rsidRDefault="009722C6" w:rsidP="0000246C">
      <w:r>
        <w:rPr>
          <w:rFonts w:hint="eastAsia"/>
        </w:rPr>
        <w:t>図</w:t>
      </w:r>
      <w:r>
        <w:rPr>
          <w:rFonts w:hint="eastAsia"/>
        </w:rPr>
        <w:t>4.7</w:t>
      </w:r>
      <w:r>
        <w:rPr>
          <w:rFonts w:hint="eastAsia"/>
        </w:rPr>
        <w:t>，図</w:t>
      </w:r>
      <w:r>
        <w:rPr>
          <w:rFonts w:hint="eastAsia"/>
        </w:rPr>
        <w:t>4.8</w:t>
      </w:r>
      <w:r>
        <w:rPr>
          <w:rFonts w:hint="eastAsia"/>
        </w:rPr>
        <w:t>，図</w:t>
      </w:r>
      <w:r>
        <w:rPr>
          <w:rFonts w:hint="eastAsia"/>
        </w:rPr>
        <w:t>4.9</w:t>
      </w:r>
      <w:r>
        <w:rPr>
          <w:rFonts w:hint="eastAsia"/>
        </w:rPr>
        <w:t>を見ると，</w:t>
      </w:r>
      <w:r w:rsidR="006532FD">
        <w:rPr>
          <w:rFonts w:hint="eastAsia"/>
        </w:rPr>
        <w:t>赤外</w:t>
      </w:r>
      <w:r>
        <w:rPr>
          <w:rFonts w:hint="eastAsia"/>
        </w:rPr>
        <w:t>光の</w:t>
      </w:r>
      <w:r w:rsidR="00614F44">
        <w:rPr>
          <w:rFonts w:hint="eastAsia"/>
        </w:rPr>
        <w:t>強度が弱い場合のほうが，</w:t>
      </w:r>
      <w:r w:rsidR="006532FD">
        <w:rPr>
          <w:rFonts w:hint="eastAsia"/>
        </w:rPr>
        <w:t>赤外</w:t>
      </w:r>
      <w:r w:rsidR="00614F44">
        <w:rPr>
          <w:rFonts w:hint="eastAsia"/>
        </w:rPr>
        <w:t>光の</w:t>
      </w:r>
      <w:r w:rsidR="00E231EA">
        <w:rPr>
          <w:rFonts w:hint="eastAsia"/>
        </w:rPr>
        <w:t>強度が強い場合に比べて，信号強度の振動の振幅が大きいように思われる</w:t>
      </w:r>
      <w:r w:rsidR="00E231EA">
        <w:rPr>
          <w:rFonts w:hint="eastAsia"/>
        </w:rPr>
        <w:t xml:space="preserve">. </w:t>
      </w:r>
      <w:r w:rsidR="00E231EA">
        <w:rPr>
          <w:rFonts w:hint="eastAsia"/>
        </w:rPr>
        <w:t>実際に振幅がどれくらい変化しているかを考えてみる</w:t>
      </w:r>
      <w:r w:rsidR="00E231EA">
        <w:rPr>
          <w:rFonts w:hint="eastAsia"/>
        </w:rPr>
        <w:t xml:space="preserve">. </w:t>
      </w:r>
      <w:r w:rsidR="00E231EA">
        <w:rPr>
          <w:rFonts w:hint="eastAsia"/>
        </w:rPr>
        <w:t>図</w:t>
      </w:r>
      <w:r w:rsidR="00E231EA">
        <w:rPr>
          <w:rFonts w:hint="eastAsia"/>
        </w:rPr>
        <w:t>4.7</w:t>
      </w:r>
      <w:r w:rsidR="00E231EA">
        <w:rPr>
          <w:rFonts w:hint="eastAsia"/>
        </w:rPr>
        <w:t>の第</w:t>
      </w:r>
      <w:r w:rsidR="00E231EA">
        <w:rPr>
          <w:rFonts w:hint="eastAsia"/>
        </w:rPr>
        <w:t>11</w:t>
      </w:r>
      <w:r w:rsidR="00E231EA">
        <w:rPr>
          <w:rFonts w:hint="eastAsia"/>
        </w:rPr>
        <w:t>次高調波に相当するエネルギーによって生じた光電子の信号強度</w:t>
      </w:r>
      <w:r w:rsidR="00453B75">
        <w:rPr>
          <w:rFonts w:hint="eastAsia"/>
        </w:rPr>
        <w:t>においては，測定</w:t>
      </w:r>
      <w:r w:rsidR="00453B75">
        <w:rPr>
          <w:rFonts w:hint="eastAsia"/>
        </w:rPr>
        <w:t>1</w:t>
      </w:r>
      <w:r w:rsidR="00453B75">
        <w:rPr>
          <w:rFonts w:hint="eastAsia"/>
        </w:rPr>
        <w:t>，測定</w:t>
      </w:r>
      <w:r w:rsidR="00453B75">
        <w:rPr>
          <w:rFonts w:hint="eastAsia"/>
        </w:rPr>
        <w:t>2</w:t>
      </w:r>
      <w:r w:rsidR="00453B75">
        <w:rPr>
          <w:rFonts w:hint="eastAsia"/>
        </w:rPr>
        <w:t>ともに</w:t>
      </w:r>
      <w:r w:rsidR="00453B75">
        <w:rPr>
          <w:rFonts w:hint="eastAsia"/>
        </w:rPr>
        <w:t>16</w:t>
      </w:r>
      <w:r w:rsidR="00453B75">
        <w:rPr>
          <w:rFonts w:hint="eastAsia"/>
        </w:rPr>
        <w:t>個の振動が観測できる</w:t>
      </w:r>
      <w:r w:rsidR="00453B75">
        <w:rPr>
          <w:rFonts w:hint="eastAsia"/>
        </w:rPr>
        <w:t xml:space="preserve">. </w:t>
      </w:r>
      <w:r w:rsidR="00453B75">
        <w:rPr>
          <w:rFonts w:hint="eastAsia"/>
        </w:rPr>
        <w:t>この</w:t>
      </w:r>
      <w:r w:rsidR="00453B75">
        <w:rPr>
          <w:rFonts w:hint="eastAsia"/>
        </w:rPr>
        <w:t>16</w:t>
      </w:r>
      <w:r w:rsidR="00453B75">
        <w:rPr>
          <w:rFonts w:hint="eastAsia"/>
        </w:rPr>
        <w:t>個の振動の振幅</w:t>
      </w:r>
      <w:r w:rsidR="0066782C">
        <w:rPr>
          <w:rFonts w:hint="eastAsia"/>
        </w:rPr>
        <w:t>は，以下の表</w:t>
      </w:r>
      <w:r w:rsidR="0066782C">
        <w:rPr>
          <w:rFonts w:hint="eastAsia"/>
        </w:rPr>
        <w:t>4.1</w:t>
      </w:r>
      <w:r w:rsidR="0066782C">
        <w:rPr>
          <w:rFonts w:hint="eastAsia"/>
        </w:rPr>
        <w:t>のようであった</w:t>
      </w:r>
      <w:r w:rsidR="0066782C">
        <w:rPr>
          <w:rFonts w:hint="eastAsia"/>
        </w:rPr>
        <w:t xml:space="preserve">. </w:t>
      </w:r>
      <w:r w:rsidR="00CE5F77">
        <w:rPr>
          <w:rFonts w:hint="eastAsia"/>
        </w:rPr>
        <w:t>なお，表</w:t>
      </w:r>
      <w:r w:rsidR="00CE5F77">
        <w:rPr>
          <w:rFonts w:hint="eastAsia"/>
        </w:rPr>
        <w:t>4.1</w:t>
      </w:r>
      <w:r w:rsidR="00CE5F77">
        <w:rPr>
          <w:rFonts w:hint="eastAsia"/>
        </w:rPr>
        <w:t>において，振動番号とは，そ</w:t>
      </w:r>
      <w:r w:rsidR="00CE5F77">
        <w:rPr>
          <w:rFonts w:hint="eastAsia"/>
        </w:rPr>
        <w:lastRenderedPageBreak/>
        <w:t>の振動が</w:t>
      </w:r>
      <w:r w:rsidR="005D30DA">
        <w:rPr>
          <w:rFonts w:hint="eastAsia"/>
        </w:rPr>
        <w:t>図</w:t>
      </w:r>
      <w:r w:rsidR="005D30DA">
        <w:rPr>
          <w:rFonts w:hint="eastAsia"/>
        </w:rPr>
        <w:t>4.7</w:t>
      </w:r>
      <w:r w:rsidR="005D30DA">
        <w:rPr>
          <w:rFonts w:hint="eastAsia"/>
        </w:rPr>
        <w:t>の左から何番目かを</w:t>
      </w:r>
      <w:r w:rsidR="003D3A5F">
        <w:rPr>
          <w:rFonts w:hint="eastAsia"/>
        </w:rPr>
        <w:t>指す</w:t>
      </w:r>
      <w:r w:rsidR="005D30DA">
        <w:rPr>
          <w:rFonts w:hint="eastAsia"/>
        </w:rPr>
        <w:t xml:space="preserve">. </w:t>
      </w:r>
      <w:r w:rsidR="003D3A5F">
        <w:rPr>
          <w:rFonts w:hint="eastAsia"/>
        </w:rPr>
        <w:t>また，振幅</w:t>
      </w:r>
      <w:r w:rsidR="00256111">
        <w:rPr>
          <w:rFonts w:hint="eastAsia"/>
        </w:rPr>
        <w:t>は以下の図</w:t>
      </w:r>
      <w:r w:rsidR="00256111">
        <w:rPr>
          <w:rFonts w:hint="eastAsia"/>
        </w:rPr>
        <w:t>4.10</w:t>
      </w:r>
      <w:r w:rsidR="00256111">
        <w:rPr>
          <w:rFonts w:hint="eastAsia"/>
        </w:rPr>
        <w:t>のように計測した</w:t>
      </w:r>
      <w:r w:rsidR="00256111">
        <w:rPr>
          <w:rFonts w:hint="eastAsia"/>
        </w:rPr>
        <w:t xml:space="preserve">. </w:t>
      </w:r>
      <w:bookmarkStart w:id="18" w:name="_GoBack"/>
      <w:bookmarkEnd w:id="18"/>
    </w:p>
    <w:p w14:paraId="3936549B" w14:textId="1E483283" w:rsidR="0066782C" w:rsidRDefault="0066782C" w:rsidP="0066782C">
      <w:pPr>
        <w:jc w:val="center"/>
      </w:pPr>
      <w:r>
        <w:t>表</w:t>
      </w:r>
      <w:r>
        <w:rPr>
          <w:rFonts w:hint="eastAsia"/>
        </w:rPr>
        <w:t xml:space="preserve">4.1 </w:t>
      </w:r>
      <w:r>
        <w:rPr>
          <w:rFonts w:hint="eastAsia"/>
        </w:rPr>
        <w:t>第</w:t>
      </w:r>
      <w:r>
        <w:rPr>
          <w:rFonts w:hint="eastAsia"/>
        </w:rPr>
        <w:t>11</w:t>
      </w:r>
      <w:r>
        <w:rPr>
          <w:rFonts w:hint="eastAsia"/>
        </w:rPr>
        <w:t>次高調波に相当するエネルギーによって生じた光電子の信号強度</w:t>
      </w:r>
      <w:r>
        <w:rPr>
          <w:rFonts w:hint="eastAsia"/>
        </w:rPr>
        <w:t>の各振動の振幅</w:t>
      </w:r>
    </w:p>
    <w:tbl>
      <w:tblPr>
        <w:tblStyle w:val="af"/>
        <w:tblW w:w="0" w:type="auto"/>
        <w:tblLook w:val="04A0" w:firstRow="1" w:lastRow="0" w:firstColumn="1" w:lastColumn="0" w:noHBand="0" w:noVBand="1"/>
      </w:tblPr>
      <w:tblGrid>
        <w:gridCol w:w="2831"/>
        <w:gridCol w:w="2831"/>
        <w:gridCol w:w="2832"/>
      </w:tblGrid>
      <w:tr w:rsidR="00CE5F77" w14:paraId="073B7CEE" w14:textId="77777777" w:rsidTr="00CE5F77">
        <w:tc>
          <w:tcPr>
            <w:tcW w:w="2831" w:type="dxa"/>
          </w:tcPr>
          <w:p w14:paraId="371526CD" w14:textId="5B962A55" w:rsidR="00CE5F77" w:rsidRDefault="00CE5F77" w:rsidP="0066782C">
            <w:pPr>
              <w:jc w:val="center"/>
              <w:rPr>
                <w:rFonts w:hint="eastAsia"/>
              </w:rPr>
            </w:pPr>
          </w:p>
        </w:tc>
        <w:tc>
          <w:tcPr>
            <w:tcW w:w="2831" w:type="dxa"/>
          </w:tcPr>
          <w:p w14:paraId="417E4989" w14:textId="77777777" w:rsidR="00CE5F77" w:rsidRDefault="00CE5F77" w:rsidP="0066782C">
            <w:pPr>
              <w:jc w:val="center"/>
              <w:rPr>
                <w:rFonts w:hint="eastAsia"/>
              </w:rPr>
            </w:pPr>
          </w:p>
        </w:tc>
        <w:tc>
          <w:tcPr>
            <w:tcW w:w="2832" w:type="dxa"/>
          </w:tcPr>
          <w:p w14:paraId="24D7D60D" w14:textId="77777777" w:rsidR="00CE5F77" w:rsidRDefault="00CE5F77" w:rsidP="0066782C">
            <w:pPr>
              <w:jc w:val="center"/>
              <w:rPr>
                <w:rFonts w:hint="eastAsia"/>
              </w:rPr>
            </w:pPr>
          </w:p>
        </w:tc>
      </w:tr>
      <w:tr w:rsidR="00CE5F77" w14:paraId="6057411A" w14:textId="77777777" w:rsidTr="00CE5F77">
        <w:tc>
          <w:tcPr>
            <w:tcW w:w="2831" w:type="dxa"/>
          </w:tcPr>
          <w:p w14:paraId="10345F86" w14:textId="77777777" w:rsidR="00CE5F77" w:rsidRDefault="00CE5F77" w:rsidP="0066782C">
            <w:pPr>
              <w:jc w:val="center"/>
              <w:rPr>
                <w:rFonts w:hint="eastAsia"/>
              </w:rPr>
            </w:pPr>
          </w:p>
        </w:tc>
        <w:tc>
          <w:tcPr>
            <w:tcW w:w="2831" w:type="dxa"/>
          </w:tcPr>
          <w:p w14:paraId="44415FD6" w14:textId="77777777" w:rsidR="00CE5F77" w:rsidRDefault="00CE5F77" w:rsidP="0066782C">
            <w:pPr>
              <w:jc w:val="center"/>
              <w:rPr>
                <w:rFonts w:hint="eastAsia"/>
              </w:rPr>
            </w:pPr>
          </w:p>
        </w:tc>
        <w:tc>
          <w:tcPr>
            <w:tcW w:w="2832" w:type="dxa"/>
          </w:tcPr>
          <w:p w14:paraId="1B066B83" w14:textId="77777777" w:rsidR="00CE5F77" w:rsidRDefault="00CE5F77" w:rsidP="0066782C">
            <w:pPr>
              <w:jc w:val="center"/>
              <w:rPr>
                <w:rFonts w:hint="eastAsia"/>
              </w:rPr>
            </w:pPr>
          </w:p>
        </w:tc>
      </w:tr>
      <w:tr w:rsidR="00CE5F77" w14:paraId="016B09F0" w14:textId="77777777" w:rsidTr="00CE5F77">
        <w:tc>
          <w:tcPr>
            <w:tcW w:w="2831" w:type="dxa"/>
          </w:tcPr>
          <w:p w14:paraId="0E696B59" w14:textId="77777777" w:rsidR="00CE5F77" w:rsidRDefault="00CE5F77" w:rsidP="0066782C">
            <w:pPr>
              <w:jc w:val="center"/>
              <w:rPr>
                <w:rFonts w:hint="eastAsia"/>
              </w:rPr>
            </w:pPr>
          </w:p>
        </w:tc>
        <w:tc>
          <w:tcPr>
            <w:tcW w:w="2831" w:type="dxa"/>
          </w:tcPr>
          <w:p w14:paraId="7D47F432" w14:textId="77777777" w:rsidR="00CE5F77" w:rsidRDefault="00CE5F77" w:rsidP="0066782C">
            <w:pPr>
              <w:jc w:val="center"/>
              <w:rPr>
                <w:rFonts w:hint="eastAsia"/>
              </w:rPr>
            </w:pPr>
          </w:p>
        </w:tc>
        <w:tc>
          <w:tcPr>
            <w:tcW w:w="2832" w:type="dxa"/>
          </w:tcPr>
          <w:p w14:paraId="4C700B37" w14:textId="77777777" w:rsidR="00CE5F77" w:rsidRDefault="00CE5F77" w:rsidP="0066782C">
            <w:pPr>
              <w:jc w:val="center"/>
              <w:rPr>
                <w:rFonts w:hint="eastAsia"/>
              </w:rPr>
            </w:pPr>
          </w:p>
        </w:tc>
      </w:tr>
      <w:tr w:rsidR="00CE5F77" w14:paraId="5FD8DFD4" w14:textId="77777777" w:rsidTr="00CE5F77">
        <w:tc>
          <w:tcPr>
            <w:tcW w:w="2831" w:type="dxa"/>
          </w:tcPr>
          <w:p w14:paraId="0268DE36" w14:textId="77777777" w:rsidR="00CE5F77" w:rsidRDefault="00CE5F77" w:rsidP="0066782C">
            <w:pPr>
              <w:jc w:val="center"/>
              <w:rPr>
                <w:rFonts w:hint="eastAsia"/>
              </w:rPr>
            </w:pPr>
          </w:p>
        </w:tc>
        <w:tc>
          <w:tcPr>
            <w:tcW w:w="2831" w:type="dxa"/>
          </w:tcPr>
          <w:p w14:paraId="0C215C91" w14:textId="77777777" w:rsidR="00CE5F77" w:rsidRDefault="00CE5F77" w:rsidP="0066782C">
            <w:pPr>
              <w:jc w:val="center"/>
              <w:rPr>
                <w:rFonts w:hint="eastAsia"/>
              </w:rPr>
            </w:pPr>
          </w:p>
        </w:tc>
        <w:tc>
          <w:tcPr>
            <w:tcW w:w="2832" w:type="dxa"/>
          </w:tcPr>
          <w:p w14:paraId="76E8E652" w14:textId="77777777" w:rsidR="00CE5F77" w:rsidRDefault="00CE5F77" w:rsidP="0066782C">
            <w:pPr>
              <w:jc w:val="center"/>
              <w:rPr>
                <w:rFonts w:hint="eastAsia"/>
              </w:rPr>
            </w:pPr>
          </w:p>
        </w:tc>
      </w:tr>
      <w:tr w:rsidR="00CE5F77" w14:paraId="3662A239" w14:textId="77777777" w:rsidTr="00CE5F77">
        <w:tc>
          <w:tcPr>
            <w:tcW w:w="2831" w:type="dxa"/>
          </w:tcPr>
          <w:p w14:paraId="1E0FBB7C" w14:textId="77777777" w:rsidR="00CE5F77" w:rsidRDefault="00CE5F77" w:rsidP="0066782C">
            <w:pPr>
              <w:jc w:val="center"/>
              <w:rPr>
                <w:rFonts w:hint="eastAsia"/>
              </w:rPr>
            </w:pPr>
          </w:p>
        </w:tc>
        <w:tc>
          <w:tcPr>
            <w:tcW w:w="2831" w:type="dxa"/>
          </w:tcPr>
          <w:p w14:paraId="5C983400" w14:textId="77777777" w:rsidR="00CE5F77" w:rsidRDefault="00CE5F77" w:rsidP="0066782C">
            <w:pPr>
              <w:jc w:val="center"/>
              <w:rPr>
                <w:rFonts w:hint="eastAsia"/>
              </w:rPr>
            </w:pPr>
          </w:p>
        </w:tc>
        <w:tc>
          <w:tcPr>
            <w:tcW w:w="2832" w:type="dxa"/>
          </w:tcPr>
          <w:p w14:paraId="560FC76E" w14:textId="77777777" w:rsidR="00CE5F77" w:rsidRDefault="00CE5F77" w:rsidP="0066782C">
            <w:pPr>
              <w:jc w:val="center"/>
              <w:rPr>
                <w:rFonts w:hint="eastAsia"/>
              </w:rPr>
            </w:pPr>
          </w:p>
        </w:tc>
      </w:tr>
      <w:tr w:rsidR="00CE5F77" w14:paraId="6B9C1892" w14:textId="77777777" w:rsidTr="00CE5F77">
        <w:tc>
          <w:tcPr>
            <w:tcW w:w="2831" w:type="dxa"/>
          </w:tcPr>
          <w:p w14:paraId="00F647B1" w14:textId="77777777" w:rsidR="00CE5F77" w:rsidRDefault="00CE5F77" w:rsidP="0066782C">
            <w:pPr>
              <w:jc w:val="center"/>
              <w:rPr>
                <w:rFonts w:hint="eastAsia"/>
              </w:rPr>
            </w:pPr>
          </w:p>
        </w:tc>
        <w:tc>
          <w:tcPr>
            <w:tcW w:w="2831" w:type="dxa"/>
          </w:tcPr>
          <w:p w14:paraId="032902C2" w14:textId="77777777" w:rsidR="00CE5F77" w:rsidRDefault="00CE5F77" w:rsidP="0066782C">
            <w:pPr>
              <w:jc w:val="center"/>
              <w:rPr>
                <w:rFonts w:hint="eastAsia"/>
              </w:rPr>
            </w:pPr>
          </w:p>
        </w:tc>
        <w:tc>
          <w:tcPr>
            <w:tcW w:w="2832" w:type="dxa"/>
          </w:tcPr>
          <w:p w14:paraId="575B7B75" w14:textId="77777777" w:rsidR="00CE5F77" w:rsidRDefault="00CE5F77" w:rsidP="0066782C">
            <w:pPr>
              <w:jc w:val="center"/>
              <w:rPr>
                <w:rFonts w:hint="eastAsia"/>
              </w:rPr>
            </w:pPr>
          </w:p>
        </w:tc>
      </w:tr>
      <w:tr w:rsidR="00CE5F77" w14:paraId="0608DC49" w14:textId="77777777" w:rsidTr="00CE5F77">
        <w:tc>
          <w:tcPr>
            <w:tcW w:w="2831" w:type="dxa"/>
          </w:tcPr>
          <w:p w14:paraId="5E677B32" w14:textId="77777777" w:rsidR="00CE5F77" w:rsidRDefault="00CE5F77" w:rsidP="0066782C">
            <w:pPr>
              <w:jc w:val="center"/>
              <w:rPr>
                <w:rFonts w:hint="eastAsia"/>
              </w:rPr>
            </w:pPr>
          </w:p>
        </w:tc>
        <w:tc>
          <w:tcPr>
            <w:tcW w:w="2831" w:type="dxa"/>
          </w:tcPr>
          <w:p w14:paraId="42EE0534" w14:textId="77777777" w:rsidR="00CE5F77" w:rsidRDefault="00CE5F77" w:rsidP="0066782C">
            <w:pPr>
              <w:jc w:val="center"/>
              <w:rPr>
                <w:rFonts w:hint="eastAsia"/>
              </w:rPr>
            </w:pPr>
          </w:p>
        </w:tc>
        <w:tc>
          <w:tcPr>
            <w:tcW w:w="2832" w:type="dxa"/>
          </w:tcPr>
          <w:p w14:paraId="404A8624" w14:textId="77777777" w:rsidR="00CE5F77" w:rsidRDefault="00CE5F77" w:rsidP="0066782C">
            <w:pPr>
              <w:jc w:val="center"/>
              <w:rPr>
                <w:rFonts w:hint="eastAsia"/>
              </w:rPr>
            </w:pPr>
          </w:p>
        </w:tc>
      </w:tr>
      <w:tr w:rsidR="00CE5F77" w14:paraId="005583A4" w14:textId="77777777" w:rsidTr="00CE5F77">
        <w:tc>
          <w:tcPr>
            <w:tcW w:w="2831" w:type="dxa"/>
          </w:tcPr>
          <w:p w14:paraId="1CF7A1C1" w14:textId="77777777" w:rsidR="00CE5F77" w:rsidRDefault="00CE5F77" w:rsidP="0066782C">
            <w:pPr>
              <w:jc w:val="center"/>
              <w:rPr>
                <w:rFonts w:hint="eastAsia"/>
              </w:rPr>
            </w:pPr>
          </w:p>
        </w:tc>
        <w:tc>
          <w:tcPr>
            <w:tcW w:w="2831" w:type="dxa"/>
          </w:tcPr>
          <w:p w14:paraId="63053CA8" w14:textId="77777777" w:rsidR="00CE5F77" w:rsidRDefault="00CE5F77" w:rsidP="0066782C">
            <w:pPr>
              <w:jc w:val="center"/>
              <w:rPr>
                <w:rFonts w:hint="eastAsia"/>
              </w:rPr>
            </w:pPr>
          </w:p>
        </w:tc>
        <w:tc>
          <w:tcPr>
            <w:tcW w:w="2832" w:type="dxa"/>
          </w:tcPr>
          <w:p w14:paraId="5AF4E72D" w14:textId="77777777" w:rsidR="00CE5F77" w:rsidRDefault="00CE5F77" w:rsidP="0066782C">
            <w:pPr>
              <w:jc w:val="center"/>
              <w:rPr>
                <w:rFonts w:hint="eastAsia"/>
              </w:rPr>
            </w:pPr>
          </w:p>
        </w:tc>
      </w:tr>
    </w:tbl>
    <w:p w14:paraId="2DAF92B8" w14:textId="77777777" w:rsidR="0066782C" w:rsidRPr="00CE5F77" w:rsidRDefault="0066782C" w:rsidP="0066782C">
      <w:pPr>
        <w:jc w:val="center"/>
        <w:rPr>
          <w:rFonts w:hint="eastAsia"/>
        </w:rPr>
      </w:pP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19"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20"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21"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22" w:author="NH17A" w:date="2021-01-09T17:55:00Z"/>
        </w:rPr>
      </w:pPr>
      <w:ins w:id="23"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37892" w14:textId="77777777" w:rsidR="00866D1F" w:rsidRDefault="00866D1F" w:rsidP="00815EEF">
      <w:r>
        <w:separator/>
      </w:r>
    </w:p>
  </w:endnote>
  <w:endnote w:type="continuationSeparator" w:id="0">
    <w:p w14:paraId="27DB6609" w14:textId="77777777" w:rsidR="00866D1F" w:rsidRDefault="00866D1F"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856B0" w14:textId="77777777" w:rsidR="00866D1F" w:rsidRDefault="00866D1F" w:rsidP="00815EEF">
      <w:r>
        <w:separator/>
      </w:r>
    </w:p>
  </w:footnote>
  <w:footnote w:type="continuationSeparator" w:id="0">
    <w:p w14:paraId="60909336" w14:textId="77777777" w:rsidR="00866D1F" w:rsidRDefault="00866D1F"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6A21"/>
    <w:rsid w:val="000270D0"/>
    <w:rsid w:val="00033F9B"/>
    <w:rsid w:val="00034D58"/>
    <w:rsid w:val="00045932"/>
    <w:rsid w:val="00045CBD"/>
    <w:rsid w:val="00046378"/>
    <w:rsid w:val="000467F9"/>
    <w:rsid w:val="00046F99"/>
    <w:rsid w:val="000509B1"/>
    <w:rsid w:val="00050CC5"/>
    <w:rsid w:val="0005591F"/>
    <w:rsid w:val="00057BB9"/>
    <w:rsid w:val="00057F8B"/>
    <w:rsid w:val="000629CE"/>
    <w:rsid w:val="00066040"/>
    <w:rsid w:val="00070E55"/>
    <w:rsid w:val="00072B1A"/>
    <w:rsid w:val="00073B28"/>
    <w:rsid w:val="0007748C"/>
    <w:rsid w:val="00080B8C"/>
    <w:rsid w:val="000829CD"/>
    <w:rsid w:val="00082D7E"/>
    <w:rsid w:val="00086700"/>
    <w:rsid w:val="000902C3"/>
    <w:rsid w:val="00090EC2"/>
    <w:rsid w:val="0009205E"/>
    <w:rsid w:val="00094109"/>
    <w:rsid w:val="000A04CD"/>
    <w:rsid w:val="000A2EA0"/>
    <w:rsid w:val="000A4688"/>
    <w:rsid w:val="000A57DA"/>
    <w:rsid w:val="000B242B"/>
    <w:rsid w:val="000B262F"/>
    <w:rsid w:val="000B3C84"/>
    <w:rsid w:val="000B571C"/>
    <w:rsid w:val="000B6949"/>
    <w:rsid w:val="000C2C4D"/>
    <w:rsid w:val="000C3DBC"/>
    <w:rsid w:val="000C4EFE"/>
    <w:rsid w:val="000D5FBF"/>
    <w:rsid w:val="000E14AB"/>
    <w:rsid w:val="000E1736"/>
    <w:rsid w:val="000E1981"/>
    <w:rsid w:val="000E3359"/>
    <w:rsid w:val="000E4A36"/>
    <w:rsid w:val="000E6354"/>
    <w:rsid w:val="000E79BA"/>
    <w:rsid w:val="000F00A7"/>
    <w:rsid w:val="000F4A30"/>
    <w:rsid w:val="000F4D08"/>
    <w:rsid w:val="000F7D80"/>
    <w:rsid w:val="00101854"/>
    <w:rsid w:val="00102E04"/>
    <w:rsid w:val="00106704"/>
    <w:rsid w:val="00112DD7"/>
    <w:rsid w:val="00115EEC"/>
    <w:rsid w:val="00123C54"/>
    <w:rsid w:val="00124CBE"/>
    <w:rsid w:val="001263F0"/>
    <w:rsid w:val="00132A75"/>
    <w:rsid w:val="00133317"/>
    <w:rsid w:val="0013367C"/>
    <w:rsid w:val="001351E5"/>
    <w:rsid w:val="00135CB6"/>
    <w:rsid w:val="00136E73"/>
    <w:rsid w:val="001379FA"/>
    <w:rsid w:val="00142EB8"/>
    <w:rsid w:val="0014374C"/>
    <w:rsid w:val="00144369"/>
    <w:rsid w:val="00147936"/>
    <w:rsid w:val="00155080"/>
    <w:rsid w:val="001552AA"/>
    <w:rsid w:val="00156DA4"/>
    <w:rsid w:val="00157A5A"/>
    <w:rsid w:val="00160BF0"/>
    <w:rsid w:val="00162C26"/>
    <w:rsid w:val="00164B30"/>
    <w:rsid w:val="00164E00"/>
    <w:rsid w:val="00165249"/>
    <w:rsid w:val="00165D90"/>
    <w:rsid w:val="0017086F"/>
    <w:rsid w:val="00172CC4"/>
    <w:rsid w:val="00174594"/>
    <w:rsid w:val="00180C78"/>
    <w:rsid w:val="001832FF"/>
    <w:rsid w:val="00186909"/>
    <w:rsid w:val="00194528"/>
    <w:rsid w:val="00195833"/>
    <w:rsid w:val="00195AFE"/>
    <w:rsid w:val="00197736"/>
    <w:rsid w:val="001A2B38"/>
    <w:rsid w:val="001A3ADD"/>
    <w:rsid w:val="001A7AF4"/>
    <w:rsid w:val="001A7B9A"/>
    <w:rsid w:val="001B00C0"/>
    <w:rsid w:val="001B1BCB"/>
    <w:rsid w:val="001B3C46"/>
    <w:rsid w:val="001B6B28"/>
    <w:rsid w:val="001B727D"/>
    <w:rsid w:val="001C2AA9"/>
    <w:rsid w:val="001C7370"/>
    <w:rsid w:val="001C7EDD"/>
    <w:rsid w:val="001D71E3"/>
    <w:rsid w:val="001D7F21"/>
    <w:rsid w:val="001E3D07"/>
    <w:rsid w:val="001E6962"/>
    <w:rsid w:val="001E6E58"/>
    <w:rsid w:val="001F1787"/>
    <w:rsid w:val="001F20DD"/>
    <w:rsid w:val="001F26D3"/>
    <w:rsid w:val="001F3770"/>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0597"/>
    <w:rsid w:val="00242AF6"/>
    <w:rsid w:val="002453F2"/>
    <w:rsid w:val="00246F1F"/>
    <w:rsid w:val="0025170C"/>
    <w:rsid w:val="00252DE5"/>
    <w:rsid w:val="002546D2"/>
    <w:rsid w:val="00255837"/>
    <w:rsid w:val="00256111"/>
    <w:rsid w:val="00272A61"/>
    <w:rsid w:val="00277D5D"/>
    <w:rsid w:val="00283FAB"/>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E21DA"/>
    <w:rsid w:val="002E6B6E"/>
    <w:rsid w:val="002E6F2B"/>
    <w:rsid w:val="002E768A"/>
    <w:rsid w:val="002E791A"/>
    <w:rsid w:val="002F1CF5"/>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97C"/>
    <w:rsid w:val="0034798C"/>
    <w:rsid w:val="003528ED"/>
    <w:rsid w:val="003559D9"/>
    <w:rsid w:val="003573D7"/>
    <w:rsid w:val="003579B3"/>
    <w:rsid w:val="00360611"/>
    <w:rsid w:val="00361D1C"/>
    <w:rsid w:val="00362715"/>
    <w:rsid w:val="00363CC7"/>
    <w:rsid w:val="00364026"/>
    <w:rsid w:val="00364E7C"/>
    <w:rsid w:val="00364ED9"/>
    <w:rsid w:val="003700C9"/>
    <w:rsid w:val="00373C62"/>
    <w:rsid w:val="0037656A"/>
    <w:rsid w:val="00385F76"/>
    <w:rsid w:val="003927D1"/>
    <w:rsid w:val="003949D2"/>
    <w:rsid w:val="00394E86"/>
    <w:rsid w:val="00397335"/>
    <w:rsid w:val="003A1818"/>
    <w:rsid w:val="003A423F"/>
    <w:rsid w:val="003A4D83"/>
    <w:rsid w:val="003A5CCF"/>
    <w:rsid w:val="003A63AA"/>
    <w:rsid w:val="003A6584"/>
    <w:rsid w:val="003B09BD"/>
    <w:rsid w:val="003B7C49"/>
    <w:rsid w:val="003C0D54"/>
    <w:rsid w:val="003C0E53"/>
    <w:rsid w:val="003C352D"/>
    <w:rsid w:val="003D1250"/>
    <w:rsid w:val="003D3409"/>
    <w:rsid w:val="003D3A5F"/>
    <w:rsid w:val="003D4D8A"/>
    <w:rsid w:val="003E1C1C"/>
    <w:rsid w:val="003E2902"/>
    <w:rsid w:val="003E6C92"/>
    <w:rsid w:val="003E79C1"/>
    <w:rsid w:val="003F64D1"/>
    <w:rsid w:val="003F6FB0"/>
    <w:rsid w:val="003F726B"/>
    <w:rsid w:val="004008DD"/>
    <w:rsid w:val="004033F6"/>
    <w:rsid w:val="004040FA"/>
    <w:rsid w:val="00406068"/>
    <w:rsid w:val="00414604"/>
    <w:rsid w:val="00422819"/>
    <w:rsid w:val="004249A0"/>
    <w:rsid w:val="00427CA4"/>
    <w:rsid w:val="00433290"/>
    <w:rsid w:val="00433E4B"/>
    <w:rsid w:val="0043425C"/>
    <w:rsid w:val="0044136F"/>
    <w:rsid w:val="00442B23"/>
    <w:rsid w:val="00442DFC"/>
    <w:rsid w:val="004462A1"/>
    <w:rsid w:val="00453941"/>
    <w:rsid w:val="00453B75"/>
    <w:rsid w:val="004547DF"/>
    <w:rsid w:val="004563E8"/>
    <w:rsid w:val="0046759A"/>
    <w:rsid w:val="004772B4"/>
    <w:rsid w:val="00480800"/>
    <w:rsid w:val="00480D4E"/>
    <w:rsid w:val="00485A26"/>
    <w:rsid w:val="00491B20"/>
    <w:rsid w:val="0049387C"/>
    <w:rsid w:val="00493FFE"/>
    <w:rsid w:val="004963D1"/>
    <w:rsid w:val="004A3062"/>
    <w:rsid w:val="004A30FD"/>
    <w:rsid w:val="004A352F"/>
    <w:rsid w:val="004A64CC"/>
    <w:rsid w:val="004B0458"/>
    <w:rsid w:val="004B0C35"/>
    <w:rsid w:val="004B2D0D"/>
    <w:rsid w:val="004B3505"/>
    <w:rsid w:val="004B4191"/>
    <w:rsid w:val="004B57DB"/>
    <w:rsid w:val="004B6AAF"/>
    <w:rsid w:val="004C22BF"/>
    <w:rsid w:val="004C5345"/>
    <w:rsid w:val="004E5676"/>
    <w:rsid w:val="004E5A12"/>
    <w:rsid w:val="004E69ED"/>
    <w:rsid w:val="004E6E4C"/>
    <w:rsid w:val="004E7A14"/>
    <w:rsid w:val="004F0D73"/>
    <w:rsid w:val="00500F32"/>
    <w:rsid w:val="005028F7"/>
    <w:rsid w:val="00505FD8"/>
    <w:rsid w:val="00511C17"/>
    <w:rsid w:val="00515095"/>
    <w:rsid w:val="005161F6"/>
    <w:rsid w:val="00516263"/>
    <w:rsid w:val="00523A46"/>
    <w:rsid w:val="0052623B"/>
    <w:rsid w:val="00527774"/>
    <w:rsid w:val="005303B3"/>
    <w:rsid w:val="0053078F"/>
    <w:rsid w:val="00531D1B"/>
    <w:rsid w:val="005353CF"/>
    <w:rsid w:val="005361C1"/>
    <w:rsid w:val="00540C4B"/>
    <w:rsid w:val="005415ED"/>
    <w:rsid w:val="005435C7"/>
    <w:rsid w:val="005436E1"/>
    <w:rsid w:val="00543FCC"/>
    <w:rsid w:val="00544839"/>
    <w:rsid w:val="00545D82"/>
    <w:rsid w:val="00547B54"/>
    <w:rsid w:val="00552F97"/>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30DA"/>
    <w:rsid w:val="005D4C83"/>
    <w:rsid w:val="005D5366"/>
    <w:rsid w:val="005E2761"/>
    <w:rsid w:val="005E6FFE"/>
    <w:rsid w:val="005E7B38"/>
    <w:rsid w:val="005F21EF"/>
    <w:rsid w:val="005F6C60"/>
    <w:rsid w:val="005F6F9B"/>
    <w:rsid w:val="00604131"/>
    <w:rsid w:val="006045F0"/>
    <w:rsid w:val="00614F44"/>
    <w:rsid w:val="00620BE9"/>
    <w:rsid w:val="006238FF"/>
    <w:rsid w:val="00626BA4"/>
    <w:rsid w:val="00631B57"/>
    <w:rsid w:val="00633F4B"/>
    <w:rsid w:val="0063452A"/>
    <w:rsid w:val="00641152"/>
    <w:rsid w:val="00646332"/>
    <w:rsid w:val="00651888"/>
    <w:rsid w:val="00651889"/>
    <w:rsid w:val="006532FD"/>
    <w:rsid w:val="0066782C"/>
    <w:rsid w:val="00667AEA"/>
    <w:rsid w:val="00670F5C"/>
    <w:rsid w:val="0067576B"/>
    <w:rsid w:val="00681989"/>
    <w:rsid w:val="006844C0"/>
    <w:rsid w:val="00684EFF"/>
    <w:rsid w:val="0068552D"/>
    <w:rsid w:val="00690EC0"/>
    <w:rsid w:val="006933A1"/>
    <w:rsid w:val="00694E32"/>
    <w:rsid w:val="00695533"/>
    <w:rsid w:val="006A4C96"/>
    <w:rsid w:val="006A523D"/>
    <w:rsid w:val="006B02E9"/>
    <w:rsid w:val="006B0905"/>
    <w:rsid w:val="006B0C61"/>
    <w:rsid w:val="006B0DAC"/>
    <w:rsid w:val="006B25AE"/>
    <w:rsid w:val="006B64AE"/>
    <w:rsid w:val="006B6D14"/>
    <w:rsid w:val="006C3410"/>
    <w:rsid w:val="006C6ED4"/>
    <w:rsid w:val="006C762B"/>
    <w:rsid w:val="006D067E"/>
    <w:rsid w:val="006E3257"/>
    <w:rsid w:val="006F0A79"/>
    <w:rsid w:val="00702A44"/>
    <w:rsid w:val="0070437E"/>
    <w:rsid w:val="00704D93"/>
    <w:rsid w:val="00710124"/>
    <w:rsid w:val="00714024"/>
    <w:rsid w:val="0071637C"/>
    <w:rsid w:val="00720D37"/>
    <w:rsid w:val="007239B1"/>
    <w:rsid w:val="00732D4F"/>
    <w:rsid w:val="00732F3E"/>
    <w:rsid w:val="00735275"/>
    <w:rsid w:val="0074759E"/>
    <w:rsid w:val="0075376C"/>
    <w:rsid w:val="007547D9"/>
    <w:rsid w:val="0075489E"/>
    <w:rsid w:val="00756E1B"/>
    <w:rsid w:val="007606CF"/>
    <w:rsid w:val="0076398F"/>
    <w:rsid w:val="007668D5"/>
    <w:rsid w:val="0076748D"/>
    <w:rsid w:val="007703CE"/>
    <w:rsid w:val="0077311B"/>
    <w:rsid w:val="00773536"/>
    <w:rsid w:val="00773C20"/>
    <w:rsid w:val="00774F67"/>
    <w:rsid w:val="00782834"/>
    <w:rsid w:val="00783D92"/>
    <w:rsid w:val="007A2386"/>
    <w:rsid w:val="007A33E3"/>
    <w:rsid w:val="007A387E"/>
    <w:rsid w:val="007A472C"/>
    <w:rsid w:val="007A484D"/>
    <w:rsid w:val="007A6493"/>
    <w:rsid w:val="007B2010"/>
    <w:rsid w:val="007B70B4"/>
    <w:rsid w:val="007B7405"/>
    <w:rsid w:val="007C3902"/>
    <w:rsid w:val="007C6B41"/>
    <w:rsid w:val="007D19D5"/>
    <w:rsid w:val="007D6189"/>
    <w:rsid w:val="007E27F0"/>
    <w:rsid w:val="007E3FB3"/>
    <w:rsid w:val="007E4072"/>
    <w:rsid w:val="007E4401"/>
    <w:rsid w:val="007E4429"/>
    <w:rsid w:val="007E4CF5"/>
    <w:rsid w:val="007E54DD"/>
    <w:rsid w:val="007F06E8"/>
    <w:rsid w:val="007F22F6"/>
    <w:rsid w:val="007F4097"/>
    <w:rsid w:val="007F44CB"/>
    <w:rsid w:val="007F4DCE"/>
    <w:rsid w:val="00800C4C"/>
    <w:rsid w:val="0080322E"/>
    <w:rsid w:val="0080689A"/>
    <w:rsid w:val="00811B98"/>
    <w:rsid w:val="00815EEF"/>
    <w:rsid w:val="008203D5"/>
    <w:rsid w:val="00820D22"/>
    <w:rsid w:val="0082280D"/>
    <w:rsid w:val="008229EE"/>
    <w:rsid w:val="008332C1"/>
    <w:rsid w:val="00837A94"/>
    <w:rsid w:val="008434F2"/>
    <w:rsid w:val="00846791"/>
    <w:rsid w:val="00847AB9"/>
    <w:rsid w:val="0085064F"/>
    <w:rsid w:val="00855D75"/>
    <w:rsid w:val="00864888"/>
    <w:rsid w:val="00864DDB"/>
    <w:rsid w:val="00866D1F"/>
    <w:rsid w:val="00870934"/>
    <w:rsid w:val="008719D8"/>
    <w:rsid w:val="008722DB"/>
    <w:rsid w:val="00872376"/>
    <w:rsid w:val="00873964"/>
    <w:rsid w:val="00880123"/>
    <w:rsid w:val="00887F72"/>
    <w:rsid w:val="00891ACC"/>
    <w:rsid w:val="00895B58"/>
    <w:rsid w:val="00896C40"/>
    <w:rsid w:val="008972D6"/>
    <w:rsid w:val="008A1119"/>
    <w:rsid w:val="008A1EC2"/>
    <w:rsid w:val="008A2D6A"/>
    <w:rsid w:val="008A5943"/>
    <w:rsid w:val="008A67B1"/>
    <w:rsid w:val="008B310C"/>
    <w:rsid w:val="008B3178"/>
    <w:rsid w:val="008B3CA3"/>
    <w:rsid w:val="008B6584"/>
    <w:rsid w:val="008B68A7"/>
    <w:rsid w:val="008B7823"/>
    <w:rsid w:val="008C2BB8"/>
    <w:rsid w:val="008C3901"/>
    <w:rsid w:val="008C5A1D"/>
    <w:rsid w:val="008D1740"/>
    <w:rsid w:val="008D277E"/>
    <w:rsid w:val="008D2C7E"/>
    <w:rsid w:val="008D503F"/>
    <w:rsid w:val="008D5483"/>
    <w:rsid w:val="008E6113"/>
    <w:rsid w:val="008E632B"/>
    <w:rsid w:val="008F53EB"/>
    <w:rsid w:val="008F5426"/>
    <w:rsid w:val="008F5546"/>
    <w:rsid w:val="009002C8"/>
    <w:rsid w:val="0090187C"/>
    <w:rsid w:val="0090592A"/>
    <w:rsid w:val="00905D54"/>
    <w:rsid w:val="009102A5"/>
    <w:rsid w:val="009123C9"/>
    <w:rsid w:val="00914271"/>
    <w:rsid w:val="00926C7B"/>
    <w:rsid w:val="00926DA5"/>
    <w:rsid w:val="0093270A"/>
    <w:rsid w:val="009401F6"/>
    <w:rsid w:val="00943668"/>
    <w:rsid w:val="009436C1"/>
    <w:rsid w:val="00943D0F"/>
    <w:rsid w:val="00945600"/>
    <w:rsid w:val="009465B9"/>
    <w:rsid w:val="00946EC5"/>
    <w:rsid w:val="009517A2"/>
    <w:rsid w:val="009522C3"/>
    <w:rsid w:val="009523BA"/>
    <w:rsid w:val="00952C42"/>
    <w:rsid w:val="00953D4E"/>
    <w:rsid w:val="00954AAC"/>
    <w:rsid w:val="00956437"/>
    <w:rsid w:val="00957177"/>
    <w:rsid w:val="009657E7"/>
    <w:rsid w:val="00965856"/>
    <w:rsid w:val="00966A8C"/>
    <w:rsid w:val="009722C6"/>
    <w:rsid w:val="00972484"/>
    <w:rsid w:val="00972CB3"/>
    <w:rsid w:val="009831DE"/>
    <w:rsid w:val="00984DD7"/>
    <w:rsid w:val="00985B51"/>
    <w:rsid w:val="00987768"/>
    <w:rsid w:val="009915EB"/>
    <w:rsid w:val="00994790"/>
    <w:rsid w:val="00994B1C"/>
    <w:rsid w:val="009A2C16"/>
    <w:rsid w:val="009C498E"/>
    <w:rsid w:val="009C60B4"/>
    <w:rsid w:val="009C62F7"/>
    <w:rsid w:val="009D2993"/>
    <w:rsid w:val="009D335F"/>
    <w:rsid w:val="009D3383"/>
    <w:rsid w:val="009D3EC3"/>
    <w:rsid w:val="009D68F6"/>
    <w:rsid w:val="009D7196"/>
    <w:rsid w:val="009E04FB"/>
    <w:rsid w:val="009E06DA"/>
    <w:rsid w:val="009F1027"/>
    <w:rsid w:val="009F520C"/>
    <w:rsid w:val="009F615D"/>
    <w:rsid w:val="00A01EF3"/>
    <w:rsid w:val="00A0363C"/>
    <w:rsid w:val="00A061C7"/>
    <w:rsid w:val="00A11268"/>
    <w:rsid w:val="00A23A1A"/>
    <w:rsid w:val="00A277C2"/>
    <w:rsid w:val="00A351BE"/>
    <w:rsid w:val="00A35C97"/>
    <w:rsid w:val="00A43B34"/>
    <w:rsid w:val="00A47489"/>
    <w:rsid w:val="00A47AEC"/>
    <w:rsid w:val="00A50622"/>
    <w:rsid w:val="00A51237"/>
    <w:rsid w:val="00A56B1B"/>
    <w:rsid w:val="00A57019"/>
    <w:rsid w:val="00A5721C"/>
    <w:rsid w:val="00A63581"/>
    <w:rsid w:val="00A65EA2"/>
    <w:rsid w:val="00A67706"/>
    <w:rsid w:val="00A67F02"/>
    <w:rsid w:val="00A70532"/>
    <w:rsid w:val="00A711AB"/>
    <w:rsid w:val="00A711F2"/>
    <w:rsid w:val="00A72AC8"/>
    <w:rsid w:val="00A76563"/>
    <w:rsid w:val="00A76A96"/>
    <w:rsid w:val="00A77EE3"/>
    <w:rsid w:val="00A82315"/>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3449"/>
    <w:rsid w:val="00AB3968"/>
    <w:rsid w:val="00AB407E"/>
    <w:rsid w:val="00AB5653"/>
    <w:rsid w:val="00AB7321"/>
    <w:rsid w:val="00AC07BC"/>
    <w:rsid w:val="00AC1323"/>
    <w:rsid w:val="00AC15D8"/>
    <w:rsid w:val="00AC1973"/>
    <w:rsid w:val="00AC29B0"/>
    <w:rsid w:val="00AC5C84"/>
    <w:rsid w:val="00AC6707"/>
    <w:rsid w:val="00AC7FFC"/>
    <w:rsid w:val="00AD14E7"/>
    <w:rsid w:val="00AD477D"/>
    <w:rsid w:val="00AD55A7"/>
    <w:rsid w:val="00AD6FBD"/>
    <w:rsid w:val="00AE18B9"/>
    <w:rsid w:val="00AE1BBC"/>
    <w:rsid w:val="00AE2A35"/>
    <w:rsid w:val="00AE3B8D"/>
    <w:rsid w:val="00AE5901"/>
    <w:rsid w:val="00AE5D03"/>
    <w:rsid w:val="00AF03D4"/>
    <w:rsid w:val="00AF4AEB"/>
    <w:rsid w:val="00B01363"/>
    <w:rsid w:val="00B01746"/>
    <w:rsid w:val="00B02B4C"/>
    <w:rsid w:val="00B100BB"/>
    <w:rsid w:val="00B1181D"/>
    <w:rsid w:val="00B131F8"/>
    <w:rsid w:val="00B167F5"/>
    <w:rsid w:val="00B1758A"/>
    <w:rsid w:val="00B220AB"/>
    <w:rsid w:val="00B23559"/>
    <w:rsid w:val="00B251CF"/>
    <w:rsid w:val="00B25831"/>
    <w:rsid w:val="00B26EDC"/>
    <w:rsid w:val="00B315BE"/>
    <w:rsid w:val="00B370FF"/>
    <w:rsid w:val="00B372F8"/>
    <w:rsid w:val="00B40FCE"/>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676FB"/>
    <w:rsid w:val="00B729DC"/>
    <w:rsid w:val="00B74B3B"/>
    <w:rsid w:val="00B759E6"/>
    <w:rsid w:val="00B7679E"/>
    <w:rsid w:val="00B900F6"/>
    <w:rsid w:val="00B92175"/>
    <w:rsid w:val="00B93238"/>
    <w:rsid w:val="00B96580"/>
    <w:rsid w:val="00BA1757"/>
    <w:rsid w:val="00BA769C"/>
    <w:rsid w:val="00BB3015"/>
    <w:rsid w:val="00BB3FC3"/>
    <w:rsid w:val="00BB51F7"/>
    <w:rsid w:val="00BB72F4"/>
    <w:rsid w:val="00BC0D35"/>
    <w:rsid w:val="00BC293D"/>
    <w:rsid w:val="00BC4188"/>
    <w:rsid w:val="00BC7904"/>
    <w:rsid w:val="00BD17D9"/>
    <w:rsid w:val="00BD6D90"/>
    <w:rsid w:val="00BE73AE"/>
    <w:rsid w:val="00BE7AE1"/>
    <w:rsid w:val="00BF3C46"/>
    <w:rsid w:val="00BF459D"/>
    <w:rsid w:val="00BF4AEE"/>
    <w:rsid w:val="00BF70BD"/>
    <w:rsid w:val="00C0103A"/>
    <w:rsid w:val="00C01E07"/>
    <w:rsid w:val="00C062AC"/>
    <w:rsid w:val="00C07993"/>
    <w:rsid w:val="00C1169C"/>
    <w:rsid w:val="00C16CF3"/>
    <w:rsid w:val="00C17945"/>
    <w:rsid w:val="00C211B9"/>
    <w:rsid w:val="00C22355"/>
    <w:rsid w:val="00C27FDD"/>
    <w:rsid w:val="00C30547"/>
    <w:rsid w:val="00C373C4"/>
    <w:rsid w:val="00C375A2"/>
    <w:rsid w:val="00C4307E"/>
    <w:rsid w:val="00C432A3"/>
    <w:rsid w:val="00C46114"/>
    <w:rsid w:val="00C475D5"/>
    <w:rsid w:val="00C53719"/>
    <w:rsid w:val="00C544AB"/>
    <w:rsid w:val="00C552B9"/>
    <w:rsid w:val="00C55F16"/>
    <w:rsid w:val="00C60DBE"/>
    <w:rsid w:val="00C63111"/>
    <w:rsid w:val="00C63C3B"/>
    <w:rsid w:val="00C64595"/>
    <w:rsid w:val="00C70436"/>
    <w:rsid w:val="00C727F7"/>
    <w:rsid w:val="00C72C4D"/>
    <w:rsid w:val="00C74343"/>
    <w:rsid w:val="00C74F1B"/>
    <w:rsid w:val="00C80446"/>
    <w:rsid w:val="00C817D3"/>
    <w:rsid w:val="00C828E5"/>
    <w:rsid w:val="00C879A3"/>
    <w:rsid w:val="00C91749"/>
    <w:rsid w:val="00C94169"/>
    <w:rsid w:val="00C951E1"/>
    <w:rsid w:val="00C95EE2"/>
    <w:rsid w:val="00C95FAD"/>
    <w:rsid w:val="00C965FC"/>
    <w:rsid w:val="00C971A1"/>
    <w:rsid w:val="00CA1523"/>
    <w:rsid w:val="00CA2C81"/>
    <w:rsid w:val="00CA5467"/>
    <w:rsid w:val="00CA6080"/>
    <w:rsid w:val="00CA6D9B"/>
    <w:rsid w:val="00CB06B4"/>
    <w:rsid w:val="00CB3CA8"/>
    <w:rsid w:val="00CB55DB"/>
    <w:rsid w:val="00CC18F3"/>
    <w:rsid w:val="00CC1B94"/>
    <w:rsid w:val="00CC3641"/>
    <w:rsid w:val="00CC632F"/>
    <w:rsid w:val="00CC785D"/>
    <w:rsid w:val="00CD5C8E"/>
    <w:rsid w:val="00CD5DBD"/>
    <w:rsid w:val="00CD7D85"/>
    <w:rsid w:val="00CE5F77"/>
    <w:rsid w:val="00CF1820"/>
    <w:rsid w:val="00CF38A5"/>
    <w:rsid w:val="00CF7157"/>
    <w:rsid w:val="00D030E7"/>
    <w:rsid w:val="00D1123A"/>
    <w:rsid w:val="00D120B7"/>
    <w:rsid w:val="00D12399"/>
    <w:rsid w:val="00D12F71"/>
    <w:rsid w:val="00D132FD"/>
    <w:rsid w:val="00D16372"/>
    <w:rsid w:val="00D25010"/>
    <w:rsid w:val="00D33C0A"/>
    <w:rsid w:val="00D40A69"/>
    <w:rsid w:val="00D4164F"/>
    <w:rsid w:val="00D42A90"/>
    <w:rsid w:val="00D442E1"/>
    <w:rsid w:val="00D46DAB"/>
    <w:rsid w:val="00D46E92"/>
    <w:rsid w:val="00D507E9"/>
    <w:rsid w:val="00D50B6D"/>
    <w:rsid w:val="00D51143"/>
    <w:rsid w:val="00D527D4"/>
    <w:rsid w:val="00D528A9"/>
    <w:rsid w:val="00D53205"/>
    <w:rsid w:val="00D545A7"/>
    <w:rsid w:val="00D55CC2"/>
    <w:rsid w:val="00D57E9D"/>
    <w:rsid w:val="00D60146"/>
    <w:rsid w:val="00D6121F"/>
    <w:rsid w:val="00D61C52"/>
    <w:rsid w:val="00D62CA7"/>
    <w:rsid w:val="00D66B2D"/>
    <w:rsid w:val="00D7040B"/>
    <w:rsid w:val="00D713A0"/>
    <w:rsid w:val="00D72BB0"/>
    <w:rsid w:val="00D732D6"/>
    <w:rsid w:val="00D73B95"/>
    <w:rsid w:val="00D7403B"/>
    <w:rsid w:val="00D768DA"/>
    <w:rsid w:val="00D852F6"/>
    <w:rsid w:val="00D8557F"/>
    <w:rsid w:val="00D9436E"/>
    <w:rsid w:val="00D94DE9"/>
    <w:rsid w:val="00D951A6"/>
    <w:rsid w:val="00D95877"/>
    <w:rsid w:val="00D95EBD"/>
    <w:rsid w:val="00DA4905"/>
    <w:rsid w:val="00DA622D"/>
    <w:rsid w:val="00DA67D2"/>
    <w:rsid w:val="00DA70FD"/>
    <w:rsid w:val="00DB24DF"/>
    <w:rsid w:val="00DB26AB"/>
    <w:rsid w:val="00DB3145"/>
    <w:rsid w:val="00DB666B"/>
    <w:rsid w:val="00DC1370"/>
    <w:rsid w:val="00DD605A"/>
    <w:rsid w:val="00DE2927"/>
    <w:rsid w:val="00DE4BF6"/>
    <w:rsid w:val="00DE4F10"/>
    <w:rsid w:val="00DE590A"/>
    <w:rsid w:val="00DE5DCF"/>
    <w:rsid w:val="00DF066C"/>
    <w:rsid w:val="00DF4FA6"/>
    <w:rsid w:val="00DF6E52"/>
    <w:rsid w:val="00E00D51"/>
    <w:rsid w:val="00E02019"/>
    <w:rsid w:val="00E03F95"/>
    <w:rsid w:val="00E04B09"/>
    <w:rsid w:val="00E07368"/>
    <w:rsid w:val="00E10149"/>
    <w:rsid w:val="00E13A53"/>
    <w:rsid w:val="00E16108"/>
    <w:rsid w:val="00E231EA"/>
    <w:rsid w:val="00E2372A"/>
    <w:rsid w:val="00E238CF"/>
    <w:rsid w:val="00E26FBB"/>
    <w:rsid w:val="00E278DF"/>
    <w:rsid w:val="00E31B80"/>
    <w:rsid w:val="00E346DE"/>
    <w:rsid w:val="00E406D2"/>
    <w:rsid w:val="00E40894"/>
    <w:rsid w:val="00E436D9"/>
    <w:rsid w:val="00E52FC2"/>
    <w:rsid w:val="00E60EB6"/>
    <w:rsid w:val="00E622BF"/>
    <w:rsid w:val="00E70C5E"/>
    <w:rsid w:val="00E77843"/>
    <w:rsid w:val="00E810C0"/>
    <w:rsid w:val="00E817DF"/>
    <w:rsid w:val="00E81D70"/>
    <w:rsid w:val="00E8773E"/>
    <w:rsid w:val="00E91BE1"/>
    <w:rsid w:val="00E92520"/>
    <w:rsid w:val="00E9379C"/>
    <w:rsid w:val="00E96BA3"/>
    <w:rsid w:val="00EB1D5B"/>
    <w:rsid w:val="00EC3B7C"/>
    <w:rsid w:val="00EC4A2B"/>
    <w:rsid w:val="00EC6345"/>
    <w:rsid w:val="00EC74BC"/>
    <w:rsid w:val="00ED18C9"/>
    <w:rsid w:val="00ED1DEB"/>
    <w:rsid w:val="00ED20A4"/>
    <w:rsid w:val="00ED2647"/>
    <w:rsid w:val="00ED27B7"/>
    <w:rsid w:val="00ED4ACC"/>
    <w:rsid w:val="00ED6A65"/>
    <w:rsid w:val="00EE1655"/>
    <w:rsid w:val="00EE393A"/>
    <w:rsid w:val="00EE500F"/>
    <w:rsid w:val="00EE53E0"/>
    <w:rsid w:val="00EF2CE0"/>
    <w:rsid w:val="00EF358E"/>
    <w:rsid w:val="00EF789F"/>
    <w:rsid w:val="00EF7E56"/>
    <w:rsid w:val="00F014DB"/>
    <w:rsid w:val="00F02BD1"/>
    <w:rsid w:val="00F068C2"/>
    <w:rsid w:val="00F07500"/>
    <w:rsid w:val="00F20C44"/>
    <w:rsid w:val="00F21EF4"/>
    <w:rsid w:val="00F22EC2"/>
    <w:rsid w:val="00F23464"/>
    <w:rsid w:val="00F244D6"/>
    <w:rsid w:val="00F2699B"/>
    <w:rsid w:val="00F3155F"/>
    <w:rsid w:val="00F40082"/>
    <w:rsid w:val="00F45621"/>
    <w:rsid w:val="00F45B83"/>
    <w:rsid w:val="00F46DA4"/>
    <w:rsid w:val="00F473DD"/>
    <w:rsid w:val="00F47EA4"/>
    <w:rsid w:val="00F47F3B"/>
    <w:rsid w:val="00F503A5"/>
    <w:rsid w:val="00F52B65"/>
    <w:rsid w:val="00F53620"/>
    <w:rsid w:val="00F55A72"/>
    <w:rsid w:val="00F5616A"/>
    <w:rsid w:val="00F61D52"/>
    <w:rsid w:val="00F62A83"/>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189D"/>
    <w:rsid w:val="00FA4008"/>
    <w:rsid w:val="00FA4351"/>
    <w:rsid w:val="00FA4920"/>
    <w:rsid w:val="00FA63B8"/>
    <w:rsid w:val="00FB65F2"/>
    <w:rsid w:val="00FB7417"/>
    <w:rsid w:val="00FC740F"/>
    <w:rsid w:val="00FD4AE8"/>
    <w:rsid w:val="00FD4B4B"/>
    <w:rsid w:val="00FD50F0"/>
    <w:rsid w:val="00FE0F2B"/>
    <w:rsid w:val="00FE2C6D"/>
    <w:rsid w:val="00FE4F37"/>
    <w:rsid w:val="00FE6DF1"/>
    <w:rsid w:val="00FE783F"/>
    <w:rsid w:val="00FF5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8.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7.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9.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12398;11&#27425;&#12363;&#12425;&#20316;&#25104;&#12375;&#12383;&#12461;&#12515;&#12522;&#12502;&#12524;&#12540;&#12471;&#12519;&#12531;&#12459;&#12540;&#125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24133;&#22793;&#26356;\&#24133;ar5(IR&#24375;&#24230;&#24369;&#12356;&#65289;&#12398;&#12461;&#12515;&#12522;&#12502;&#12524;&#12540;&#12471;&#12519;&#12531;-%20&#12467;&#12500;&#125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305775512773985E-2"/>
          <c:y val="2.8717948717948725E-2"/>
          <c:w val="0.87292686720839108"/>
          <c:h val="0.81500454270139311"/>
        </c:manualLayout>
      </c:layout>
      <c:scatterChart>
        <c:scatterStyle val="lineMarker"/>
        <c:varyColors val="0"/>
        <c:ser>
          <c:idx val="0"/>
          <c:order val="0"/>
          <c:spPr>
            <a:ln w="28575" cap="rnd">
              <a:noFill/>
              <a:round/>
            </a:ln>
            <a:effectLst/>
          </c:spPr>
          <c:marker>
            <c:symbol val="circle"/>
            <c:size val="2"/>
            <c:spPr>
              <a:solidFill>
                <a:schemeClr val="accent1"/>
              </a:solidFill>
              <a:ln w="9525">
                <a:solidFill>
                  <a:schemeClr val="accent1"/>
                </a:solidFill>
              </a:ln>
              <a:effectLst/>
            </c:spPr>
          </c:marker>
          <c:xVal>
            <c:numRef>
              <c:f>Sheet1!$A$1:$A$195</c:f>
              <c:numCache>
                <c:formatCode>General</c:formatCode>
                <c:ptCount val="1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numCache>
            </c:numRef>
          </c:xVal>
          <c:yVal>
            <c:numRef>
              <c:f>Sheet1!$B$1:$B$195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yVal>
          <c:smooth val="0"/>
        </c:ser>
        <c:dLbls>
          <c:showLegendKey val="0"/>
          <c:showVal val="0"/>
          <c:showCatName val="0"/>
          <c:showSerName val="0"/>
          <c:showPercent val="0"/>
          <c:showBubbleSize val="0"/>
        </c:dLbls>
        <c:axId val="1111246792"/>
        <c:axId val="1111244832"/>
      </c:scatterChart>
      <c:valAx>
        <c:axId val="1111246792"/>
        <c:scaling>
          <c:orientation val="minMax"/>
          <c:max val="1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データ番号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11244832"/>
        <c:crosses val="autoZero"/>
        <c:crossBetween val="midCat"/>
        <c:majorUnit val="10"/>
      </c:valAx>
      <c:valAx>
        <c:axId val="111124483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11246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-7.1254984912261623E-3</c:v>
                </c:pt>
                <c:pt idx="1">
                  <c:v>-6.1430292093514222E-2</c:v>
                </c:pt>
                <c:pt idx="2">
                  <c:v>-3.5225720232040514E-2</c:v>
                </c:pt>
                <c:pt idx="3">
                  <c:v>4.1046310207312732E-2</c:v>
                </c:pt>
                <c:pt idx="4">
                  <c:v>6.3236564677241522E-2</c:v>
                </c:pt>
                <c:pt idx="5">
                  <c:v>-6.4329521320741101E-2</c:v>
                </c:pt>
                <c:pt idx="6">
                  <c:v>-7.4476823616035165E-2</c:v>
                </c:pt>
                <c:pt idx="7">
                  <c:v>2.0640196800292783E-2</c:v>
                </c:pt>
                <c:pt idx="8">
                  <c:v>0.13928557748373116</c:v>
                </c:pt>
                <c:pt idx="9">
                  <c:v>0.22659698074983292</c:v>
                </c:pt>
                <c:pt idx="10">
                  <c:v>-8.406658182917022E-2</c:v>
                </c:pt>
                <c:pt idx="11">
                  <c:v>-0.10001234257891806</c:v>
                </c:pt>
                <c:pt idx="12">
                  <c:v>-0.10280006298971313</c:v>
                </c:pt>
                <c:pt idx="13">
                  <c:v>0.13058788980205052</c:v>
                </c:pt>
                <c:pt idx="14">
                  <c:v>0.14307687724241247</c:v>
                </c:pt>
                <c:pt idx="15">
                  <c:v>-6.9124400427308622E-2</c:v>
                </c:pt>
                <c:pt idx="16">
                  <c:v>-0.17739946118258934</c:v>
                </c:pt>
                <c:pt idx="17">
                  <c:v>-0.16569103545725003</c:v>
                </c:pt>
                <c:pt idx="18">
                  <c:v>-2.8881634668176488E-3</c:v>
                </c:pt>
                <c:pt idx="19">
                  <c:v>0.20373767338131329</c:v>
                </c:pt>
                <c:pt idx="20">
                  <c:v>7.0930673011035936E-2</c:v>
                </c:pt>
                <c:pt idx="21">
                  <c:v>-0.13580667265352681</c:v>
                </c:pt>
                <c:pt idx="22">
                  <c:v>-0.13446856685634517</c:v>
                </c:pt>
                <c:pt idx="23">
                  <c:v>-4.5596040160198192E-2</c:v>
                </c:pt>
                <c:pt idx="24">
                  <c:v>0.12980732808702791</c:v>
                </c:pt>
                <c:pt idx="25">
                  <c:v>7.6840640281921488E-2</c:v>
                </c:pt>
                <c:pt idx="26">
                  <c:v>-0.14428134270234383</c:v>
                </c:pt>
                <c:pt idx="27">
                  <c:v>-0.19925518920322272</c:v>
                </c:pt>
                <c:pt idx="28">
                  <c:v>-0.12554786154180095</c:v>
                </c:pt>
                <c:pt idx="29">
                  <c:v>-2.1076017517950279E-3</c:v>
                </c:pt>
                <c:pt idx="30">
                  <c:v>0.15311267072127474</c:v>
                </c:pt>
                <c:pt idx="31">
                  <c:v>3.6028413467881597E-2</c:v>
                </c:pt>
                <c:pt idx="32">
                  <c:v>-4.9610357551743103E-2</c:v>
                </c:pt>
                <c:pt idx="33">
                  <c:v>-0.1831979196370431</c:v>
                </c:pt>
                <c:pt idx="34">
                  <c:v>-5.1952042696810967E-2</c:v>
                </c:pt>
                <c:pt idx="35">
                  <c:v>5.732659740635597E-2</c:v>
                </c:pt>
                <c:pt idx="36">
                  <c:v>0.26417545188735053</c:v>
                </c:pt>
                <c:pt idx="37">
                  <c:v>0.17106559016679501</c:v>
                </c:pt>
                <c:pt idx="38">
                  <c:v>-5.7192957069105703E-2</c:v>
                </c:pt>
                <c:pt idx="39">
                  <c:v>-0.28377887205852936</c:v>
                </c:pt>
                <c:pt idx="40">
                  <c:v>-0.1389289195136173</c:v>
                </c:pt>
                <c:pt idx="41">
                  <c:v>-1.1697359964930085E-2</c:v>
                </c:pt>
                <c:pt idx="42">
                  <c:v>9.9699947650441101E-2</c:v>
                </c:pt>
                <c:pt idx="43">
                  <c:v>0.23049978932494603</c:v>
                </c:pt>
                <c:pt idx="44">
                  <c:v>-8.5404687626351866E-2</c:v>
                </c:pt>
                <c:pt idx="45">
                  <c:v>-0.23382292229708165</c:v>
                </c:pt>
                <c:pt idx="46">
                  <c:v>-0.16167671806570511</c:v>
                </c:pt>
                <c:pt idx="47">
                  <c:v>-0.14918773062534318</c:v>
                </c:pt>
                <c:pt idx="48">
                  <c:v>3.7255010448631429E-2</c:v>
                </c:pt>
                <c:pt idx="49">
                  <c:v>0.21065122000008507</c:v>
                </c:pt>
                <c:pt idx="50">
                  <c:v>9.0556224703033261E-2</c:v>
                </c:pt>
                <c:pt idx="51">
                  <c:v>-8.240586655544193E-3</c:v>
                </c:pt>
                <c:pt idx="52">
                  <c:v>-0.25021471831255671</c:v>
                </c:pt>
                <c:pt idx="53">
                  <c:v>-0.21375133533935711</c:v>
                </c:pt>
                <c:pt idx="54">
                  <c:v>-0.1166271562272567</c:v>
                </c:pt>
                <c:pt idx="55">
                  <c:v>4.0711783758017324E-2</c:v>
                </c:pt>
                <c:pt idx="56">
                  <c:v>0.20384918219774509</c:v>
                </c:pt>
                <c:pt idx="57">
                  <c:v>0.2607186785779646</c:v>
                </c:pt>
                <c:pt idx="58">
                  <c:v>1.2165526751475754E-2</c:v>
                </c:pt>
                <c:pt idx="59">
                  <c:v>-0.17148949391170376</c:v>
                </c:pt>
                <c:pt idx="60">
                  <c:v>-0.20851042096706238</c:v>
                </c:pt>
                <c:pt idx="61">
                  <c:v>-0.23538404572712687</c:v>
                </c:pt>
                <c:pt idx="62">
                  <c:v>-0.11540055924650687</c:v>
                </c:pt>
                <c:pt idx="63">
                  <c:v>0.132595048497823</c:v>
                </c:pt>
                <c:pt idx="64">
                  <c:v>0.3005273260441183</c:v>
                </c:pt>
                <c:pt idx="65">
                  <c:v>0.25269004379487481</c:v>
                </c:pt>
                <c:pt idx="66">
                  <c:v>1.7071914674475087E-2</c:v>
                </c:pt>
                <c:pt idx="67">
                  <c:v>-0.14539643086666187</c:v>
                </c:pt>
                <c:pt idx="68">
                  <c:v>-0.26772160249234978</c:v>
                </c:pt>
                <c:pt idx="69">
                  <c:v>-0.24709247145246621</c:v>
                </c:pt>
                <c:pt idx="70">
                  <c:v>-0.1867662017628608</c:v>
                </c:pt>
                <c:pt idx="71">
                  <c:v>1.0269876872135104E-2</c:v>
                </c:pt>
                <c:pt idx="72">
                  <c:v>0.12378585199971055</c:v>
                </c:pt>
                <c:pt idx="73">
                  <c:v>0.15177456492409311</c:v>
                </c:pt>
                <c:pt idx="74">
                  <c:v>0.20518728799492672</c:v>
                </c:pt>
                <c:pt idx="75">
                  <c:v>3.4132763588540942E-2</c:v>
                </c:pt>
                <c:pt idx="76">
                  <c:v>-0.15955805055350086</c:v>
                </c:pt>
                <c:pt idx="77">
                  <c:v>-0.27686532543975761</c:v>
                </c:pt>
                <c:pt idx="78">
                  <c:v>-0.26905970828953141</c:v>
                </c:pt>
                <c:pt idx="79">
                  <c:v>-0.19245315140088273</c:v>
                </c:pt>
                <c:pt idx="80">
                  <c:v>-0.10291157180614494</c:v>
                </c:pt>
                <c:pt idx="81">
                  <c:v>7.3941411054694609E-2</c:v>
                </c:pt>
                <c:pt idx="82">
                  <c:v>0.26105320502726004</c:v>
                </c:pt>
                <c:pt idx="83">
                  <c:v>0.30822143437791272</c:v>
                </c:pt>
                <c:pt idx="84">
                  <c:v>0.14519554475461671</c:v>
                </c:pt>
                <c:pt idx="85">
                  <c:v>-1.550057669636013E-3</c:v>
                </c:pt>
                <c:pt idx="86">
                  <c:v>-0.13647572555211762</c:v>
                </c:pt>
                <c:pt idx="87">
                  <c:v>-0.21631603811728858</c:v>
                </c:pt>
                <c:pt idx="88">
                  <c:v>-0.20170838316472239</c:v>
                </c:pt>
                <c:pt idx="89">
                  <c:v>-0.12643993207325535</c:v>
                </c:pt>
                <c:pt idx="90">
                  <c:v>-2.7754629531109715E-2</c:v>
                </c:pt>
                <c:pt idx="91">
                  <c:v>2.1532267331747207E-2</c:v>
                </c:pt>
                <c:pt idx="92">
                  <c:v>0.13493673364289085</c:v>
                </c:pt>
                <c:pt idx="93">
                  <c:v>0.27298464838546294</c:v>
                </c:pt>
                <c:pt idx="94">
                  <c:v>0.19425942398461005</c:v>
                </c:pt>
                <c:pt idx="95">
                  <c:v>0.13828199813584494</c:v>
                </c:pt>
                <c:pt idx="96">
                  <c:v>-5.1729025063947359E-2</c:v>
                </c:pt>
                <c:pt idx="97">
                  <c:v>-0.18609714886426995</c:v>
                </c:pt>
                <c:pt idx="98">
                  <c:v>-0.25813184427921471</c:v>
                </c:pt>
                <c:pt idx="99">
                  <c:v>-0.27485816674398517</c:v>
                </c:pt>
                <c:pt idx="100">
                  <c:v>-0.21966130261024266</c:v>
                </c:pt>
                <c:pt idx="101">
                  <c:v>-0.17929511106192997</c:v>
                </c:pt>
                <c:pt idx="102">
                  <c:v>-5.2398077962538175E-2</c:v>
                </c:pt>
                <c:pt idx="103">
                  <c:v>9.1559804050919485E-2</c:v>
                </c:pt>
                <c:pt idx="104">
                  <c:v>0.20964764065219885</c:v>
                </c:pt>
                <c:pt idx="105">
                  <c:v>0.19202924765597398</c:v>
                </c:pt>
                <c:pt idx="106">
                  <c:v>0.26183376674228265</c:v>
                </c:pt>
                <c:pt idx="107">
                  <c:v>0.32951961831638704</c:v>
                </c:pt>
                <c:pt idx="108">
                  <c:v>0.21053971118365328</c:v>
                </c:pt>
                <c:pt idx="109">
                  <c:v>0.13426768074430004</c:v>
                </c:pt>
                <c:pt idx="110">
                  <c:v>-2.976178822688217E-2</c:v>
                </c:pt>
                <c:pt idx="111">
                  <c:v>-0.17260458207602181</c:v>
                </c:pt>
                <c:pt idx="112">
                  <c:v>-0.18843883400933784</c:v>
                </c:pt>
                <c:pt idx="113">
                  <c:v>-0.23025464017126396</c:v>
                </c:pt>
                <c:pt idx="114">
                  <c:v>-0.1801871815933844</c:v>
                </c:pt>
                <c:pt idx="115">
                  <c:v>-0.11763073557514293</c:v>
                </c:pt>
                <c:pt idx="116">
                  <c:v>-9.7559148617418393E-2</c:v>
                </c:pt>
                <c:pt idx="117">
                  <c:v>2.9226375665541614E-2</c:v>
                </c:pt>
                <c:pt idx="118">
                  <c:v>0.1180989023616886</c:v>
                </c:pt>
                <c:pt idx="119">
                  <c:v>0.17106559016679501</c:v>
                </c:pt>
                <c:pt idx="120">
                  <c:v>0.28134780961784817</c:v>
                </c:pt>
                <c:pt idx="121">
                  <c:v>0.30186543184129994</c:v>
                </c:pt>
                <c:pt idx="122">
                  <c:v>0.30587974923284483</c:v>
                </c:pt>
                <c:pt idx="123">
                  <c:v>0.25124042918126138</c:v>
                </c:pt>
                <c:pt idx="124">
                  <c:v>0.22949620997705977</c:v>
                </c:pt>
                <c:pt idx="125">
                  <c:v>0.14385743895743508</c:v>
                </c:pt>
                <c:pt idx="126">
                  <c:v>0.23863993292446764</c:v>
                </c:pt>
                <c:pt idx="127">
                  <c:v>7.0373128928876913E-2</c:v>
                </c:pt>
                <c:pt idx="128">
                  <c:v>4.7959856826084515E-2</c:v>
                </c:pt>
                <c:pt idx="129">
                  <c:v>-5.7862009967696526E-2</c:v>
                </c:pt>
                <c:pt idx="130">
                  <c:v>-0.19825160985533649</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1699347960"/>
        <c:axId val="1699346392"/>
      </c:scatterChart>
      <c:valAx>
        <c:axId val="169934796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99346392"/>
        <c:crosses val="autoZero"/>
        <c:crossBetween val="midCat"/>
      </c:valAx>
      <c:valAx>
        <c:axId val="16993463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99347960"/>
        <c:crosses val="autoZero"/>
        <c:crossBetween val="midCat"/>
      </c:valAx>
      <c:spPr>
        <a:noFill/>
        <a:ln>
          <a:noFill/>
        </a:ln>
        <a:effectLst/>
      </c:spPr>
    </c:plotArea>
    <c:legend>
      <c:legendPos val="r"/>
      <c:layout>
        <c:manualLayout>
          <c:xMode val="edge"/>
          <c:yMode val="edge"/>
          <c:x val="0.79465160075329566"/>
          <c:y val="3.3512489574350782E-2"/>
          <c:w val="0.14759573132454487"/>
          <c:h val="0.164572677966421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9482596425211"/>
          <c:y val="3.5087719298245612E-2"/>
          <c:w val="0.85062332871608359"/>
          <c:h val="0.798553527310214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ser>
        <c:dLbls>
          <c:showLegendKey val="0"/>
          <c:showVal val="0"/>
          <c:showCatName val="0"/>
          <c:showSerName val="0"/>
          <c:showPercent val="0"/>
          <c:showBubbleSize val="0"/>
        </c:dLbls>
        <c:axId val="891845880"/>
        <c:axId val="891846664"/>
      </c:scatterChart>
      <c:valAx>
        <c:axId val="89184588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1846664"/>
        <c:crosses val="autoZero"/>
        <c:crossBetween val="midCat"/>
      </c:valAx>
      <c:valAx>
        <c:axId val="8918466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1845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67619499114821"/>
          <c:y val="2.9053747799597341E-2"/>
          <c:w val="0.86044195968918746"/>
          <c:h val="0.827998335070501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'12'!$C:$C</c:f>
              <c:numCache>
                <c:formatCode>General</c:formatCode>
                <c:ptCount val="1048576"/>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ser>
        <c:dLbls>
          <c:showLegendKey val="0"/>
          <c:showVal val="0"/>
          <c:showCatName val="0"/>
          <c:showSerName val="0"/>
          <c:showPercent val="0"/>
          <c:showBubbleSize val="0"/>
        </c:dLbls>
        <c:axId val="891843528"/>
        <c:axId val="891570528"/>
      </c:scatterChart>
      <c:valAx>
        <c:axId val="891843528"/>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119625452223877"/>
              <c:y val="0.94537477995973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1570528"/>
        <c:crosses val="autoZero"/>
        <c:crossBetween val="midCat"/>
      </c:valAx>
      <c:valAx>
        <c:axId val="8915705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184352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53880967581756"/>
          <c:y val="2.9053747799597341E-2"/>
          <c:w val="0.86651128608923889"/>
          <c:h val="0.822082028903013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'13'!$C:$C</c:f>
              <c:numCache>
                <c:formatCode>General</c:formatCode>
                <c:ptCount val="1048576"/>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ser>
        <c:dLbls>
          <c:showLegendKey val="0"/>
          <c:showVal val="0"/>
          <c:showCatName val="0"/>
          <c:showSerName val="0"/>
          <c:showPercent val="0"/>
          <c:showBubbleSize val="0"/>
        </c:dLbls>
        <c:axId val="891571312"/>
        <c:axId val="1094701128"/>
      </c:scatterChart>
      <c:valAx>
        <c:axId val="891571312"/>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831337163935592"/>
              <c:y val="0.926633146760269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94701128"/>
        <c:crosses val="autoZero"/>
        <c:crossBetween val="midCat"/>
      </c:valAx>
      <c:valAx>
        <c:axId val="10947011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15713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2321686506026"/>
          <c:y val="3.9111100161371787E-2"/>
          <c:w val="0.85839493781527543"/>
          <c:h val="0.8072951020696127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ser>
        <c:dLbls>
          <c:showLegendKey val="0"/>
          <c:showVal val="0"/>
          <c:showCatName val="0"/>
          <c:showSerName val="0"/>
          <c:showPercent val="0"/>
          <c:showBubbleSize val="0"/>
        </c:dLbls>
        <c:axId val="883779560"/>
        <c:axId val="772527320"/>
      </c:scatterChart>
      <c:valAx>
        <c:axId val="8837795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7320"/>
        <c:crosses val="autoZero"/>
        <c:crossBetween val="midCat"/>
      </c:valAx>
      <c:valAx>
        <c:axId val="77252732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83779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06796627485784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ser>
        <c:dLbls>
          <c:showLegendKey val="0"/>
          <c:showVal val="0"/>
          <c:showCatName val="0"/>
          <c:showSerName val="0"/>
          <c:showPercent val="0"/>
          <c:showBubbleSize val="0"/>
        </c:dLbls>
        <c:axId val="772526144"/>
        <c:axId val="772526536"/>
      </c:scatterChart>
      <c:valAx>
        <c:axId val="77252614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285079369782449"/>
              <c:y val="0.934359810528271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6536"/>
        <c:crosses val="autoZero"/>
        <c:crossBetween val="midCat"/>
      </c:valAx>
      <c:valAx>
        <c:axId val="7725265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614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61784144451821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'13'!$B$1:$B$164</c:f>
              <c:numCache>
                <c:formatCode>General</c:formatCode>
                <c:ptCount val="164"/>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'13'!$C$1:$C$164</c:f>
              <c:numCache>
                <c:formatCode>General</c:formatCode>
                <c:ptCount val="164"/>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numCache>
            </c:numRef>
          </c:yVal>
          <c:smooth val="1"/>
        </c:ser>
        <c:dLbls>
          <c:showLegendKey val="0"/>
          <c:showVal val="0"/>
          <c:showCatName val="0"/>
          <c:showSerName val="0"/>
          <c:showPercent val="0"/>
          <c:showBubbleSize val="0"/>
        </c:dLbls>
        <c:axId val="772524184"/>
        <c:axId val="772527712"/>
      </c:scatterChart>
      <c:valAx>
        <c:axId val="77252418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50164670497268926"/>
              <c:y val="0.95876166081649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7712"/>
        <c:crosses val="autoZero"/>
        <c:crossBetween val="midCat"/>
      </c:valAx>
      <c:valAx>
        <c:axId val="77252771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418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889408226605729E-2"/>
          <c:y val="2.6331538001196888E-2"/>
          <c:w val="0.89527522018355421"/>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弱!$B$2:$B$132</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弱!$H$2:$H$132</c:f>
              <c:numCache>
                <c:formatCode>General</c:formatCode>
                <c:ptCount val="131"/>
                <c:pt idx="0">
                  <c:v>-0.15812241591860896</c:v>
                </c:pt>
                <c:pt idx="1">
                  <c:v>-4.9389611603387756E-2</c:v>
                </c:pt>
                <c:pt idx="2">
                  <c:v>3.8937572599057356E-2</c:v>
                </c:pt>
                <c:pt idx="3">
                  <c:v>7.7270987525201021E-2</c:v>
                </c:pt>
                <c:pt idx="4">
                  <c:v>-0.10346450490224442</c:v>
                </c:pt>
                <c:pt idx="5">
                  <c:v>-0.11643664911679494</c:v>
                </c:pt>
                <c:pt idx="6">
                  <c:v>-8.2038603783829517E-2</c:v>
                </c:pt>
                <c:pt idx="7">
                  <c:v>3.0629570124569943E-2</c:v>
                </c:pt>
                <c:pt idx="8">
                  <c:v>0.11458412144570589</c:v>
                </c:pt>
                <c:pt idx="9">
                  <c:v>-1.0473178959736198E-2</c:v>
                </c:pt>
                <c:pt idx="10">
                  <c:v>-0.15170922102602219</c:v>
                </c:pt>
                <c:pt idx="11">
                  <c:v>-9.6322537862772784E-2</c:v>
                </c:pt>
                <c:pt idx="12">
                  <c:v>-1.5283075129176277E-2</c:v>
                </c:pt>
                <c:pt idx="13">
                  <c:v>0.16705571602141586</c:v>
                </c:pt>
                <c:pt idx="14">
                  <c:v>1.2410266452448427E-2</c:v>
                </c:pt>
                <c:pt idx="15">
                  <c:v>-0.18625302078836459</c:v>
                </c:pt>
                <c:pt idx="16">
                  <c:v>-0.13057482876636123</c:v>
                </c:pt>
                <c:pt idx="17">
                  <c:v>-8.5390955659499876E-2</c:v>
                </c:pt>
                <c:pt idx="18">
                  <c:v>4.2581433333481661E-2</c:v>
                </c:pt>
                <c:pt idx="19">
                  <c:v>0.2348315256817079</c:v>
                </c:pt>
                <c:pt idx="20">
                  <c:v>-0.12722247689069088</c:v>
                </c:pt>
                <c:pt idx="21">
                  <c:v>-0.15127195773789129</c:v>
                </c:pt>
                <c:pt idx="22">
                  <c:v>-0.13421868950078553</c:v>
                </c:pt>
                <c:pt idx="23">
                  <c:v>0.14869065791991737</c:v>
                </c:pt>
                <c:pt idx="24">
                  <c:v>0.17507220963714934</c:v>
                </c:pt>
                <c:pt idx="25">
                  <c:v>-0.13596774265330921</c:v>
                </c:pt>
                <c:pt idx="26">
                  <c:v>-0.31830653380390134</c:v>
                </c:pt>
                <c:pt idx="27">
                  <c:v>-0.18902235494652705</c:v>
                </c:pt>
                <c:pt idx="28">
                  <c:v>-6.775466970488625E-2</c:v>
                </c:pt>
                <c:pt idx="29">
                  <c:v>0.18862737156920772</c:v>
                </c:pt>
                <c:pt idx="30">
                  <c:v>0.15874771354692846</c:v>
                </c:pt>
                <c:pt idx="31">
                  <c:v>-0.18916810937590403</c:v>
                </c:pt>
                <c:pt idx="32">
                  <c:v>-0.28026462773651162</c:v>
                </c:pt>
                <c:pt idx="33">
                  <c:v>-0.18421245877708697</c:v>
                </c:pt>
                <c:pt idx="34">
                  <c:v>6.3278562305011707E-2</c:v>
                </c:pt>
                <c:pt idx="35">
                  <c:v>0.20801271067634503</c:v>
                </c:pt>
                <c:pt idx="36">
                  <c:v>0.27156164188470489</c:v>
                </c:pt>
                <c:pt idx="37">
                  <c:v>1.25560208818254E-2</c:v>
                </c:pt>
                <c:pt idx="38">
                  <c:v>-0.27370567841454785</c:v>
                </c:pt>
                <c:pt idx="39">
                  <c:v>-0.22094257498008396</c:v>
                </c:pt>
                <c:pt idx="40">
                  <c:v>-3.3356624371920822E-2</c:v>
                </c:pt>
                <c:pt idx="41">
                  <c:v>0.21063629040513052</c:v>
                </c:pt>
                <c:pt idx="42">
                  <c:v>0.30639695050580124</c:v>
                </c:pt>
                <c:pt idx="43">
                  <c:v>-2.169627002176305E-2</c:v>
                </c:pt>
                <c:pt idx="44">
                  <c:v>-0.26394013164629071</c:v>
                </c:pt>
                <c:pt idx="45">
                  <c:v>-0.30795796931813629</c:v>
                </c:pt>
                <c:pt idx="46">
                  <c:v>-0.14660781599782816</c:v>
                </c:pt>
                <c:pt idx="47">
                  <c:v>7.2606845785137916E-2</c:v>
                </c:pt>
                <c:pt idx="48">
                  <c:v>0.36061759823403483</c:v>
                </c:pt>
                <c:pt idx="49">
                  <c:v>0.2311876649472836</c:v>
                </c:pt>
                <c:pt idx="50">
                  <c:v>-0.10739987449542267</c:v>
                </c:pt>
                <c:pt idx="51">
                  <c:v>-0.35066401712558914</c:v>
                </c:pt>
                <c:pt idx="52">
                  <c:v>-0.28405424290031289</c:v>
                </c:pt>
                <c:pt idx="53">
                  <c:v>-0.15987146907113264</c:v>
                </c:pt>
                <c:pt idx="54">
                  <c:v>0.10467282024807179</c:v>
                </c:pt>
                <c:pt idx="55">
                  <c:v>0.29094698099184219</c:v>
                </c:pt>
                <c:pt idx="56">
                  <c:v>0.34312706670879817</c:v>
                </c:pt>
                <c:pt idx="57">
                  <c:v>6.6339405321928113E-2</c:v>
                </c:pt>
                <c:pt idx="58">
                  <c:v>-0.28361697961218196</c:v>
                </c:pt>
                <c:pt idx="59">
                  <c:v>-0.28230518974778923</c:v>
                </c:pt>
                <c:pt idx="60">
                  <c:v>-0.32311642997334145</c:v>
                </c:pt>
                <c:pt idx="61">
                  <c:v>-0.14412999069841964</c:v>
                </c:pt>
                <c:pt idx="62">
                  <c:v>0.13907086558103721</c:v>
                </c:pt>
                <c:pt idx="63">
                  <c:v>0.35099780589515467</c:v>
                </c:pt>
                <c:pt idx="64">
                  <c:v>0.41061136751033628</c:v>
                </c:pt>
                <c:pt idx="65">
                  <c:v>2.6402691672637753E-2</c:v>
                </c:pt>
                <c:pt idx="66">
                  <c:v>-0.24557507354479224</c:v>
                </c:pt>
                <c:pt idx="67">
                  <c:v>-0.33652583747602288</c:v>
                </c:pt>
                <c:pt idx="68">
                  <c:v>-0.25402883044865665</c:v>
                </c:pt>
                <c:pt idx="69">
                  <c:v>-0.23187415718335685</c:v>
                </c:pt>
                <c:pt idx="70">
                  <c:v>4.0103608034073132E-2</c:v>
                </c:pt>
                <c:pt idx="71">
                  <c:v>0.24386830030308018</c:v>
                </c:pt>
                <c:pt idx="72">
                  <c:v>0.391080273973822</c:v>
                </c:pt>
                <c:pt idx="73">
                  <c:v>0.2463461256024887</c:v>
                </c:pt>
                <c:pt idx="74">
                  <c:v>-1.3242513117898667E-2</c:v>
                </c:pt>
                <c:pt idx="75">
                  <c:v>-0.18450396763584093</c:v>
                </c:pt>
                <c:pt idx="76">
                  <c:v>-0.31072730347629879</c:v>
                </c:pt>
                <c:pt idx="77">
                  <c:v>-0.3236994476908493</c:v>
                </c:pt>
                <c:pt idx="78">
                  <c:v>-0.21744446867503661</c:v>
                </c:pt>
                <c:pt idx="79">
                  <c:v>1.6637144904380619E-2</c:v>
                </c:pt>
                <c:pt idx="80">
                  <c:v>0.1307628631065498</c:v>
                </c:pt>
                <c:pt idx="81">
                  <c:v>0.37796237532989452</c:v>
                </c:pt>
                <c:pt idx="82">
                  <c:v>0.29867196574882171</c:v>
                </c:pt>
                <c:pt idx="83">
                  <c:v>0.28628283925177905</c:v>
                </c:pt>
                <c:pt idx="84">
                  <c:v>-4.734904959211015E-2</c:v>
                </c:pt>
                <c:pt idx="85">
                  <c:v>-0.26481465822255257</c:v>
                </c:pt>
                <c:pt idx="86">
                  <c:v>-0.32326218440271837</c:v>
                </c:pt>
                <c:pt idx="87">
                  <c:v>-0.33229895902409068</c:v>
                </c:pt>
                <c:pt idx="88">
                  <c:v>-0.21394636236998929</c:v>
                </c:pt>
                <c:pt idx="89">
                  <c:v>-2.4028340891794606E-2</c:v>
                </c:pt>
                <c:pt idx="90">
                  <c:v>0.10438131138931785</c:v>
                </c:pt>
                <c:pt idx="91">
                  <c:v>0.37067465386104592</c:v>
                </c:pt>
                <c:pt idx="92">
                  <c:v>0.48611216192760787</c:v>
                </c:pt>
                <c:pt idx="93">
                  <c:v>0.27695455577165284</c:v>
                </c:pt>
                <c:pt idx="94">
                  <c:v>0.28730312025741789</c:v>
                </c:pt>
                <c:pt idx="95">
                  <c:v>-9.6759801150903699E-2</c:v>
                </c:pt>
                <c:pt idx="96">
                  <c:v>-0.28288820746529714</c:v>
                </c:pt>
                <c:pt idx="97">
                  <c:v>-0.30679193388312054</c:v>
                </c:pt>
                <c:pt idx="98">
                  <c:v>-0.24790714441482381</c:v>
                </c:pt>
                <c:pt idx="99">
                  <c:v>-0.26394013164629071</c:v>
                </c:pt>
                <c:pt idx="100">
                  <c:v>-0.10506780362539112</c:v>
                </c:pt>
                <c:pt idx="101">
                  <c:v>7.8437022960216804E-2</c:v>
                </c:pt>
                <c:pt idx="102">
                  <c:v>0.23089615608852965</c:v>
                </c:pt>
                <c:pt idx="103">
                  <c:v>0.34881148945450013</c:v>
                </c:pt>
                <c:pt idx="104">
                  <c:v>0.46949615697863301</c:v>
                </c:pt>
                <c:pt idx="105">
                  <c:v>0.39982553973644036</c:v>
                </c:pt>
                <c:pt idx="106">
                  <c:v>0.2547998825063531</c:v>
                </c:pt>
                <c:pt idx="107">
                  <c:v>0.15029395664306405</c:v>
                </c:pt>
                <c:pt idx="108">
                  <c:v>-8.9763588540809042E-2</c:v>
                </c:pt>
                <c:pt idx="109">
                  <c:v>-0.25227977729613299</c:v>
                </c:pt>
                <c:pt idx="110">
                  <c:v>-0.29469431624483183</c:v>
                </c:pt>
                <c:pt idx="111">
                  <c:v>-0.2897386656460148</c:v>
                </c:pt>
                <c:pt idx="112">
                  <c:v>-0.25927598990622763</c:v>
                </c:pt>
                <c:pt idx="113">
                  <c:v>-0.24659535455043105</c:v>
                </c:pt>
                <c:pt idx="114">
                  <c:v>-0.11731117569305677</c:v>
                </c:pt>
                <c:pt idx="115">
                  <c:v>-2.9275500349365602E-2</c:v>
                </c:pt>
                <c:pt idx="116">
                  <c:v>6.9254493909467557E-2</c:v>
                </c:pt>
                <c:pt idx="117">
                  <c:v>0.33787990725122719</c:v>
                </c:pt>
                <c:pt idx="118">
                  <c:v>0.46191692665103046</c:v>
                </c:pt>
                <c:pt idx="119">
                  <c:v>0.43917923566822281</c:v>
                </c:pt>
                <c:pt idx="120">
                  <c:v>0.48858998722701641</c:v>
                </c:pt>
                <c:pt idx="121">
                  <c:v>0.49281686567894856</c:v>
                </c:pt>
                <c:pt idx="122">
                  <c:v>0.48319707334006839</c:v>
                </c:pt>
                <c:pt idx="123">
                  <c:v>0.25115602177192881</c:v>
                </c:pt>
                <c:pt idx="124">
                  <c:v>6.6339405321928113E-2</c:v>
                </c:pt>
                <c:pt idx="125">
                  <c:v>-3.9332555976376679E-2</c:v>
                </c:pt>
                <c:pt idx="126">
                  <c:v>-0.10113243403221286</c:v>
                </c:pt>
                <c:pt idx="127">
                  <c:v>-0.13727953251770195</c:v>
                </c:pt>
                <c:pt idx="128">
                  <c:v>-0.22823029644893256</c:v>
                </c:pt>
                <c:pt idx="129">
                  <c:v>-0.24849016213233169</c:v>
                </c:pt>
                <c:pt idx="130">
                  <c:v>-0.3121848477700685</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-3.5738196709602099E-2</c:v>
                </c:pt>
                <c:pt idx="1">
                  <c:v>-0.11084307516487697</c:v>
                </c:pt>
                <c:pt idx="2">
                  <c:v>6.3320397133401637E-2</c:v>
                </c:pt>
                <c:pt idx="3">
                  <c:v>6.6564129425489921E-2</c:v>
                </c:pt>
                <c:pt idx="4">
                  <c:v>3.1506868884074245E-2</c:v>
                </c:pt>
                <c:pt idx="5">
                  <c:v>-5.5824385133687239E-2</c:v>
                </c:pt>
                <c:pt idx="6">
                  <c:v>-7.0421180448084514E-2</c:v>
                </c:pt>
                <c:pt idx="7">
                  <c:v>-1.8037665769862086E-3</c:v>
                </c:pt>
                <c:pt idx="8">
                  <c:v>4.4606556986738467E-2</c:v>
                </c:pt>
                <c:pt idx="9">
                  <c:v>8.1285683674198292E-2</c:v>
                </c:pt>
                <c:pt idx="10">
                  <c:v>-0.13916335325349391</c:v>
                </c:pt>
                <c:pt idx="11">
                  <c:v>-8.1275207733149155E-2</c:v>
                </c:pt>
                <c:pt idx="12">
                  <c:v>-4.3348491702578457E-2</c:v>
                </c:pt>
                <c:pt idx="13">
                  <c:v>0.1058631937334826</c:v>
                </c:pt>
                <c:pt idx="14">
                  <c:v>4.5854146329849348E-2</c:v>
                </c:pt>
                <c:pt idx="15">
                  <c:v>-0.1422823266112711</c:v>
                </c:pt>
                <c:pt idx="16">
                  <c:v>-0.18806885550344035</c:v>
                </c:pt>
                <c:pt idx="17">
                  <c:v>-9.3002547558391421E-2</c:v>
                </c:pt>
                <c:pt idx="18">
                  <c:v>0.23636103902288047</c:v>
                </c:pt>
                <c:pt idx="19">
                  <c:v>0.15676483893240642</c:v>
                </c:pt>
                <c:pt idx="20">
                  <c:v>-5.0584509892621553E-2</c:v>
                </c:pt>
                <c:pt idx="21">
                  <c:v>-0.22923930382609933</c:v>
                </c:pt>
                <c:pt idx="22">
                  <c:v>-7.9154305849860662E-2</c:v>
                </c:pt>
                <c:pt idx="23">
                  <c:v>-2.4759410490226372E-2</c:v>
                </c:pt>
                <c:pt idx="24">
                  <c:v>0.19494107283159931</c:v>
                </c:pt>
                <c:pt idx="25">
                  <c:v>7.8540987119354352E-2</c:v>
                </c:pt>
                <c:pt idx="26">
                  <c:v>-0.15226304135615815</c:v>
                </c:pt>
                <c:pt idx="27">
                  <c:v>-0.18781933763481817</c:v>
                </c:pt>
                <c:pt idx="28">
                  <c:v>-7.4787743148972588E-2</c:v>
                </c:pt>
                <c:pt idx="29">
                  <c:v>7.5546772695888248E-2</c:v>
                </c:pt>
                <c:pt idx="30">
                  <c:v>0.20891407347444116</c:v>
                </c:pt>
                <c:pt idx="31">
                  <c:v>-7.2666841265684096E-2</c:v>
                </c:pt>
                <c:pt idx="32">
                  <c:v>-0.12494083474202991</c:v>
                </c:pt>
                <c:pt idx="33">
                  <c:v>-0.17035308683126588</c:v>
                </c:pt>
                <c:pt idx="34">
                  <c:v>-9.8491940668079286E-2</c:v>
                </c:pt>
                <c:pt idx="35">
                  <c:v>0.10573843479917151</c:v>
                </c:pt>
                <c:pt idx="36">
                  <c:v>0.17897192923978006</c:v>
                </c:pt>
                <c:pt idx="37">
                  <c:v>-2.5258446227470723E-2</c:v>
                </c:pt>
                <c:pt idx="38">
                  <c:v>-0.23984381324254181</c:v>
                </c:pt>
                <c:pt idx="39">
                  <c:v>-0.18881740910930689</c:v>
                </c:pt>
                <c:pt idx="40">
                  <c:v>-0.10186043189447866</c:v>
                </c:pt>
                <c:pt idx="41">
                  <c:v>0.16150567843622776</c:v>
                </c:pt>
                <c:pt idx="42">
                  <c:v>0.27079450489274071</c:v>
                </c:pt>
                <c:pt idx="43">
                  <c:v>0.15015261541391878</c:v>
                </c:pt>
                <c:pt idx="44">
                  <c:v>-0.13454727268398367</c:v>
                </c:pt>
                <c:pt idx="45">
                  <c:v>-0.21776148186947925</c:v>
                </c:pt>
                <c:pt idx="46">
                  <c:v>-0.1157086736030094</c:v>
                </c:pt>
                <c:pt idx="47">
                  <c:v>4.3483726577938676E-2</c:v>
                </c:pt>
                <c:pt idx="48">
                  <c:v>0.15439441918049576</c:v>
                </c:pt>
                <c:pt idx="49">
                  <c:v>0.26730125473203026</c:v>
                </c:pt>
                <c:pt idx="50">
                  <c:v>9.4510130711173604E-2</c:v>
                </c:pt>
                <c:pt idx="51">
                  <c:v>-0.19780005237970522</c:v>
                </c:pt>
                <c:pt idx="52">
                  <c:v>-0.20690745458441462</c:v>
                </c:pt>
                <c:pt idx="53">
                  <c:v>-0.20478655270112611</c:v>
                </c:pt>
                <c:pt idx="54">
                  <c:v>-3.2868741220447077E-2</c:v>
                </c:pt>
                <c:pt idx="55">
                  <c:v>0.16524844646556042</c:v>
                </c:pt>
                <c:pt idx="56">
                  <c:v>0.25669674531558778</c:v>
                </c:pt>
                <c:pt idx="57">
                  <c:v>9.299778576700609E-3</c:v>
                </c:pt>
                <c:pt idx="58">
                  <c:v>-0.12494083474202991</c:v>
                </c:pt>
                <c:pt idx="59">
                  <c:v>-0.23847146496511984</c:v>
                </c:pt>
                <c:pt idx="60">
                  <c:v>-0.21576533892050184</c:v>
                </c:pt>
                <c:pt idx="61">
                  <c:v>-0.11396204852265418</c:v>
                </c:pt>
                <c:pt idx="62">
                  <c:v>9.0517844813218798E-2</c:v>
                </c:pt>
                <c:pt idx="63">
                  <c:v>0.16711983048022672</c:v>
                </c:pt>
                <c:pt idx="64">
                  <c:v>0.30946977452917795</c:v>
                </c:pt>
                <c:pt idx="65">
                  <c:v>0.19356872455417734</c:v>
                </c:pt>
                <c:pt idx="66">
                  <c:v>-8.6140806171281586E-2</c:v>
                </c:pt>
                <c:pt idx="67">
                  <c:v>-0.20366372229232632</c:v>
                </c:pt>
                <c:pt idx="68">
                  <c:v>-0.25182067093640625</c:v>
                </c:pt>
                <c:pt idx="69">
                  <c:v>-0.17272350658317653</c:v>
                </c:pt>
                <c:pt idx="70">
                  <c:v>-8.2398038141948945E-2</c:v>
                </c:pt>
                <c:pt idx="71">
                  <c:v>0.13830051665436544</c:v>
                </c:pt>
                <c:pt idx="72">
                  <c:v>0.29462346134615852</c:v>
                </c:pt>
                <c:pt idx="73">
                  <c:v>0.35363443727530303</c:v>
                </c:pt>
                <c:pt idx="74">
                  <c:v>0.13904907026023197</c:v>
                </c:pt>
                <c:pt idx="75">
                  <c:v>-6.9298350039284723E-2</c:v>
                </c:pt>
                <c:pt idx="76">
                  <c:v>-0.21514154424894641</c:v>
                </c:pt>
                <c:pt idx="77">
                  <c:v>-0.2091531154020142</c:v>
                </c:pt>
                <c:pt idx="78">
                  <c:v>-0.19580390943072778</c:v>
                </c:pt>
                <c:pt idx="79">
                  <c:v>-6.7676483893240588E-2</c:v>
                </c:pt>
                <c:pt idx="80">
                  <c:v>0.1253255874860123</c:v>
                </c:pt>
                <c:pt idx="81">
                  <c:v>0.24284850360705704</c:v>
                </c:pt>
                <c:pt idx="82">
                  <c:v>0.35226208899788108</c:v>
                </c:pt>
                <c:pt idx="83">
                  <c:v>0.29350063093735873</c:v>
                </c:pt>
                <c:pt idx="84">
                  <c:v>-1.9893812052093944E-2</c:v>
                </c:pt>
                <c:pt idx="85">
                  <c:v>-0.13629389776433889</c:v>
                </c:pt>
                <c:pt idx="86">
                  <c:v>-0.26878788600271419</c:v>
                </c:pt>
                <c:pt idx="87">
                  <c:v>-0.27065927001738049</c:v>
                </c:pt>
                <c:pt idx="88">
                  <c:v>-0.21189781195685814</c:v>
                </c:pt>
                <c:pt idx="89">
                  <c:v>-7.5162019951905856E-2</c:v>
                </c:pt>
                <c:pt idx="90">
                  <c:v>8.7897907192685948E-2</c:v>
                </c:pt>
                <c:pt idx="91">
                  <c:v>0.23049736911025934</c:v>
                </c:pt>
                <c:pt idx="92">
                  <c:v>0.3460241422823267</c:v>
                </c:pt>
                <c:pt idx="93">
                  <c:v>0.26542987071736396</c:v>
                </c:pt>
                <c:pt idx="94">
                  <c:v>0.14740791885907484</c:v>
                </c:pt>
                <c:pt idx="95">
                  <c:v>6.3195638199090548E-2</c:v>
                </c:pt>
                <c:pt idx="96">
                  <c:v>-0.15962381848051233</c:v>
                </c:pt>
                <c:pt idx="97">
                  <c:v>-0.2902464227042213</c:v>
                </c:pt>
                <c:pt idx="98">
                  <c:v>-0.20977691007356963</c:v>
                </c:pt>
                <c:pt idx="99">
                  <c:v>-0.26342325182733739</c:v>
                </c:pt>
                <c:pt idx="100">
                  <c:v>-0.10772410180709978</c:v>
                </c:pt>
                <c:pt idx="101">
                  <c:v>6.6798409561677641E-3</c:v>
                </c:pt>
                <c:pt idx="102">
                  <c:v>0.12021047117925769</c:v>
                </c:pt>
                <c:pt idx="103">
                  <c:v>0.24484464655603444</c:v>
                </c:pt>
                <c:pt idx="104">
                  <c:v>0.30410514035380115</c:v>
                </c:pt>
                <c:pt idx="105">
                  <c:v>0.39505440346658421</c:v>
                </c:pt>
                <c:pt idx="106">
                  <c:v>0.26393276350563089</c:v>
                </c:pt>
                <c:pt idx="107">
                  <c:v>9.0767362681840963E-2</c:v>
                </c:pt>
                <c:pt idx="108">
                  <c:v>-8.8635984857503347E-2</c:v>
                </c:pt>
                <c:pt idx="109">
                  <c:v>-0.18008428370753074</c:v>
                </c:pt>
                <c:pt idx="110">
                  <c:v>-0.25169591200209512</c:v>
                </c:pt>
                <c:pt idx="111">
                  <c:v>-0.27951715435346774</c:v>
                </c:pt>
                <c:pt idx="112">
                  <c:v>-0.28325992238280034</c:v>
                </c:pt>
                <c:pt idx="113">
                  <c:v>-0.235851527344587</c:v>
                </c:pt>
                <c:pt idx="114">
                  <c:v>-0.14016142472798263</c:v>
                </c:pt>
                <c:pt idx="115">
                  <c:v>-6.9048832170662558E-2</c:v>
                </c:pt>
                <c:pt idx="116">
                  <c:v>7.6669603104688039E-2</c:v>
                </c:pt>
                <c:pt idx="117">
                  <c:v>0.21078545748910746</c:v>
                </c:pt>
                <c:pt idx="118">
                  <c:v>0.31720482845646542</c:v>
                </c:pt>
                <c:pt idx="119">
                  <c:v>0.41389300254755845</c:v>
                </c:pt>
                <c:pt idx="120">
                  <c:v>0.3518878121949478</c:v>
                </c:pt>
                <c:pt idx="121">
                  <c:v>0.33866336515797252</c:v>
                </c:pt>
                <c:pt idx="122">
                  <c:v>0.29637008642651375</c:v>
                </c:pt>
                <c:pt idx="123">
                  <c:v>0.26967167448394092</c:v>
                </c:pt>
                <c:pt idx="124">
                  <c:v>0.1284445608437895</c:v>
                </c:pt>
                <c:pt idx="125">
                  <c:v>-3.9231446870312561E-2</c:v>
                </c:pt>
                <c:pt idx="126">
                  <c:v>-0.1331749244065617</c:v>
                </c:pt>
                <c:pt idx="127">
                  <c:v>-0.26254993928715981</c:v>
                </c:pt>
                <c:pt idx="128">
                  <c:v>-0.27490107378395751</c:v>
                </c:pt>
                <c:pt idx="129">
                  <c:v>-0.27103354682031378</c:v>
                </c:pt>
                <c:pt idx="130">
                  <c:v>-0.25543868003142778</c:v>
                </c:pt>
              </c:numCache>
            </c:numRef>
          </c:yVal>
          <c:smooth val="1"/>
        </c:ser>
        <c:dLbls>
          <c:showLegendKey val="0"/>
          <c:showVal val="0"/>
          <c:showCatName val="0"/>
          <c:showSerName val="0"/>
          <c:showPercent val="0"/>
          <c:showBubbleSize val="0"/>
        </c:dLbls>
        <c:axId val="772524968"/>
        <c:axId val="772525360"/>
      </c:scatterChart>
      <c:valAx>
        <c:axId val="772524968"/>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5360"/>
        <c:crosses val="autoZero"/>
        <c:crossBetween val="midCat"/>
      </c:valAx>
      <c:valAx>
        <c:axId val="7725253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2524968"/>
        <c:crosses val="autoZero"/>
        <c:crossBetween val="midCat"/>
      </c:valAx>
      <c:spPr>
        <a:noFill/>
        <a:ln>
          <a:noFill/>
        </a:ln>
        <a:effectLst/>
      </c:spPr>
    </c:plotArea>
    <c:legend>
      <c:legendPos val="r"/>
      <c:layout>
        <c:manualLayout>
          <c:xMode val="edge"/>
          <c:yMode val="edge"/>
          <c:x val="0.65811642135984183"/>
          <c:y val="8.2600896860986553E-2"/>
          <c:w val="0.14447004096265953"/>
          <c:h val="0.183929592881607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-0.10292181343058929</c:v>
                </c:pt>
                <c:pt idx="1">
                  <c:v>-4.7736385661291264E-2</c:v>
                </c:pt>
                <c:pt idx="2">
                  <c:v>8.708983381278396E-3</c:v>
                </c:pt>
                <c:pt idx="3">
                  <c:v>4.9909063017261161E-2</c:v>
                </c:pt>
                <c:pt idx="4">
                  <c:v>-7.8226964474465061E-2</c:v>
                </c:pt>
                <c:pt idx="5">
                  <c:v>-9.1960324353125983E-2</c:v>
                </c:pt>
                <c:pt idx="6">
                  <c:v>-4.5594485496729474E-2</c:v>
                </c:pt>
                <c:pt idx="7">
                  <c:v>6.8178211479700004E-2</c:v>
                </c:pt>
                <c:pt idx="8">
                  <c:v>0.1188278506652201</c:v>
                </c:pt>
                <c:pt idx="9">
                  <c:v>-4.0806708658297219E-2</c:v>
                </c:pt>
                <c:pt idx="10">
                  <c:v>-0.12812063889602218</c:v>
                </c:pt>
                <c:pt idx="11">
                  <c:v>-0.10657564312307706</c:v>
                </c:pt>
                <c:pt idx="12">
                  <c:v>3.9199562194452191E-2</c:v>
                </c:pt>
                <c:pt idx="13">
                  <c:v>0.16695760730419693</c:v>
                </c:pt>
                <c:pt idx="14">
                  <c:v>2.6096172952427086E-2</c:v>
                </c:pt>
                <c:pt idx="15">
                  <c:v>-0.17675437204430763</c:v>
                </c:pt>
                <c:pt idx="16">
                  <c:v>-0.19073972017762289</c:v>
                </c:pt>
                <c:pt idx="17">
                  <c:v>-1.0946100481759254E-2</c:v>
                </c:pt>
                <c:pt idx="18">
                  <c:v>6.767423497039135E-2</c:v>
                </c:pt>
                <c:pt idx="19">
                  <c:v>7.170604704486061E-2</c:v>
                </c:pt>
                <c:pt idx="20">
                  <c:v>-9.1204359589162995E-2</c:v>
                </c:pt>
                <c:pt idx="21">
                  <c:v>-0.16327300042030105</c:v>
                </c:pt>
                <c:pt idx="22">
                  <c:v>-1.2458030009685227E-2</c:v>
                </c:pt>
                <c:pt idx="23">
                  <c:v>5.6334763510946552E-2</c:v>
                </c:pt>
                <c:pt idx="24">
                  <c:v>0.13671901674567746</c:v>
                </c:pt>
                <c:pt idx="25">
                  <c:v>-5.983182188469905E-2</c:v>
                </c:pt>
                <c:pt idx="26">
                  <c:v>-0.20371711529232084</c:v>
                </c:pt>
                <c:pt idx="27">
                  <c:v>-0.1361842630449607</c:v>
                </c:pt>
                <c:pt idx="28">
                  <c:v>3.6692182881918199E-3</c:v>
                </c:pt>
                <c:pt idx="29">
                  <c:v>0.1782970787636417</c:v>
                </c:pt>
                <c:pt idx="30">
                  <c:v>3.0505967408877843E-2</c:v>
                </c:pt>
                <c:pt idx="31">
                  <c:v>-5.7059951083501433E-2</c:v>
                </c:pt>
                <c:pt idx="32">
                  <c:v>-0.15861121770919595</c:v>
                </c:pt>
                <c:pt idx="33">
                  <c:v>-5.7563927592810094E-2</c:v>
                </c:pt>
                <c:pt idx="34">
                  <c:v>9.4762972345731694E-2</c:v>
                </c:pt>
                <c:pt idx="35">
                  <c:v>0.12033978019314608</c:v>
                </c:pt>
                <c:pt idx="36">
                  <c:v>0.20324391597442026</c:v>
                </c:pt>
                <c:pt idx="37">
                  <c:v>4.2349415377631296E-2</c:v>
                </c:pt>
                <c:pt idx="38">
                  <c:v>-0.26772213197452033</c:v>
                </c:pt>
                <c:pt idx="39">
                  <c:v>-0.17914826046352375</c:v>
                </c:pt>
                <c:pt idx="40">
                  <c:v>0.12840340434208461</c:v>
                </c:pt>
                <c:pt idx="41">
                  <c:v>9.3251042817805732E-2</c:v>
                </c:pt>
                <c:pt idx="42">
                  <c:v>0.16342977173903631</c:v>
                </c:pt>
                <c:pt idx="43">
                  <c:v>7.8005753411218834E-2</c:v>
                </c:pt>
                <c:pt idx="44">
                  <c:v>-0.22803398186646356</c:v>
                </c:pt>
                <c:pt idx="45">
                  <c:v>-0.24000342396254418</c:v>
                </c:pt>
                <c:pt idx="46">
                  <c:v>-2.052165415862375E-2</c:v>
                </c:pt>
                <c:pt idx="47">
                  <c:v>5.116900429053281E-2</c:v>
                </c:pt>
                <c:pt idx="48">
                  <c:v>0.21559134045248238</c:v>
                </c:pt>
                <c:pt idx="49">
                  <c:v>0.2038738866110561</c:v>
                </c:pt>
                <c:pt idx="50">
                  <c:v>-1.5229900810882845E-2</c:v>
                </c:pt>
                <c:pt idx="51">
                  <c:v>-0.19855135607190708</c:v>
                </c:pt>
                <c:pt idx="52">
                  <c:v>-0.26734414959253888</c:v>
                </c:pt>
                <c:pt idx="53">
                  <c:v>-0.11766312632786752</c:v>
                </c:pt>
                <c:pt idx="54">
                  <c:v>0.12588352179554133</c:v>
                </c:pt>
                <c:pt idx="55">
                  <c:v>0.20185798057382145</c:v>
                </c:pt>
                <c:pt idx="56">
                  <c:v>0.18699067354921606</c:v>
                </c:pt>
                <c:pt idx="57">
                  <c:v>0.1135360973174792</c:v>
                </c:pt>
                <c:pt idx="58">
                  <c:v>-0.15835922945454164</c:v>
                </c:pt>
                <c:pt idx="59">
                  <c:v>-0.28473133916368754</c:v>
                </c:pt>
                <c:pt idx="60">
                  <c:v>-0.15961917072781329</c:v>
                </c:pt>
                <c:pt idx="61">
                  <c:v>-4.0302732148988565E-2</c:v>
                </c:pt>
                <c:pt idx="62">
                  <c:v>0.14314471723936284</c:v>
                </c:pt>
                <c:pt idx="63">
                  <c:v>0.28627404588302163</c:v>
                </c:pt>
                <c:pt idx="64">
                  <c:v>0.30391322370882462</c:v>
                </c:pt>
                <c:pt idx="65">
                  <c:v>0.12613551005019563</c:v>
                </c:pt>
                <c:pt idx="66">
                  <c:v>-9.7126083573539718E-2</c:v>
                </c:pt>
                <c:pt idx="67">
                  <c:v>-0.28271543312645292</c:v>
                </c:pt>
                <c:pt idx="68">
                  <c:v>-0.2791875975612923</c:v>
                </c:pt>
                <c:pt idx="69">
                  <c:v>-9.1078365461835828E-2</c:v>
                </c:pt>
                <c:pt idx="70">
                  <c:v>-2.8824763328207303E-3</c:v>
                </c:pt>
                <c:pt idx="71">
                  <c:v>0.22226902920082209</c:v>
                </c:pt>
                <c:pt idx="72">
                  <c:v>0.23675835384344601</c:v>
                </c:pt>
                <c:pt idx="73">
                  <c:v>0.22428493523805673</c:v>
                </c:pt>
                <c:pt idx="74">
                  <c:v>9.8164813783565133E-2</c:v>
                </c:pt>
                <c:pt idx="75">
                  <c:v>-9.5488159918286589E-2</c:v>
                </c:pt>
                <c:pt idx="76">
                  <c:v>-0.30161455222552758</c:v>
                </c:pt>
                <c:pt idx="77">
                  <c:v>-0.30111057571621891</c:v>
                </c:pt>
                <c:pt idx="78">
                  <c:v>-0.14928765228698579</c:v>
                </c:pt>
                <c:pt idx="79">
                  <c:v>-2.9971213708161082E-2</c:v>
                </c:pt>
                <c:pt idx="80">
                  <c:v>7.8509729920527488E-2</c:v>
                </c:pt>
                <c:pt idx="81">
                  <c:v>0.18547874402129008</c:v>
                </c:pt>
                <c:pt idx="82">
                  <c:v>0.26762691503860131</c:v>
                </c:pt>
                <c:pt idx="83">
                  <c:v>0.18283286734741963</c:v>
                </c:pt>
                <c:pt idx="84">
                  <c:v>4.8649121743989519E-2</c:v>
                </c:pt>
                <c:pt idx="85">
                  <c:v>-0.21127676293195069</c:v>
                </c:pt>
                <c:pt idx="86">
                  <c:v>-0.27112397341235378</c:v>
                </c:pt>
                <c:pt idx="87">
                  <c:v>-0.21039480404066055</c:v>
                </c:pt>
                <c:pt idx="88">
                  <c:v>-0.1305145273152383</c:v>
                </c:pt>
                <c:pt idx="89">
                  <c:v>-9.9381474631419376E-3</c:v>
                </c:pt>
                <c:pt idx="90">
                  <c:v>6.3894411150576411E-2</c:v>
                </c:pt>
                <c:pt idx="91">
                  <c:v>0.25288560214132305</c:v>
                </c:pt>
                <c:pt idx="92">
                  <c:v>0.25250761975934155</c:v>
                </c:pt>
                <c:pt idx="93">
                  <c:v>0.23260054764164959</c:v>
                </c:pt>
                <c:pt idx="94">
                  <c:v>0.18132093781949365</c:v>
                </c:pt>
                <c:pt idx="95">
                  <c:v>-5.9063353886726769E-3</c:v>
                </c:pt>
                <c:pt idx="96">
                  <c:v>-0.23559362950609342</c:v>
                </c:pt>
                <c:pt idx="97">
                  <c:v>-0.31950571830598495</c:v>
                </c:pt>
                <c:pt idx="98">
                  <c:v>-0.27805365041534785</c:v>
                </c:pt>
                <c:pt idx="99">
                  <c:v>-0.20119723274577753</c:v>
                </c:pt>
                <c:pt idx="100">
                  <c:v>-6.8903399052254885E-2</c:v>
                </c:pt>
                <c:pt idx="101">
                  <c:v>2.6348161207081416E-2</c:v>
                </c:pt>
                <c:pt idx="102">
                  <c:v>0.1567520829906966</c:v>
                </c:pt>
                <c:pt idx="103">
                  <c:v>0.20903964583146983</c:v>
                </c:pt>
                <c:pt idx="104">
                  <c:v>0.31008693594785569</c:v>
                </c:pt>
                <c:pt idx="105">
                  <c:v>0.22037911729091464</c:v>
                </c:pt>
                <c:pt idx="106">
                  <c:v>0.21596932283446388</c:v>
                </c:pt>
                <c:pt idx="107">
                  <c:v>0.15725605950000526</c:v>
                </c:pt>
                <c:pt idx="108">
                  <c:v>-1.4725924301574187E-2</c:v>
                </c:pt>
                <c:pt idx="109">
                  <c:v>-0.17373051298845568</c:v>
                </c:pt>
                <c:pt idx="110">
                  <c:v>-0.25046093653069884</c:v>
                </c:pt>
                <c:pt idx="111">
                  <c:v>-0.28006955645258247</c:v>
                </c:pt>
                <c:pt idx="112">
                  <c:v>-0.2788096151793108</c:v>
                </c:pt>
                <c:pt idx="113">
                  <c:v>-0.18960577303167842</c:v>
                </c:pt>
                <c:pt idx="114">
                  <c:v>-4.7610391533964104E-2</c:v>
                </c:pt>
                <c:pt idx="115">
                  <c:v>2.6348161207081416E-2</c:v>
                </c:pt>
                <c:pt idx="116">
                  <c:v>0.12915936910604758</c:v>
                </c:pt>
                <c:pt idx="117">
                  <c:v>0.17199737239728349</c:v>
                </c:pt>
                <c:pt idx="118">
                  <c:v>0.25124767848606994</c:v>
                </c:pt>
                <c:pt idx="119">
                  <c:v>0.26157919692689741</c:v>
                </c:pt>
                <c:pt idx="120">
                  <c:v>0.27632050982417566</c:v>
                </c:pt>
                <c:pt idx="121">
                  <c:v>0.27380062727763232</c:v>
                </c:pt>
                <c:pt idx="122">
                  <c:v>0.26989480933049026</c:v>
                </c:pt>
                <c:pt idx="123">
                  <c:v>0.23033265334976064</c:v>
                </c:pt>
                <c:pt idx="124">
                  <c:v>0.10597644967784933</c:v>
                </c:pt>
                <c:pt idx="125">
                  <c:v>4.9531080635279674E-2</c:v>
                </c:pt>
                <c:pt idx="126">
                  <c:v>-1.850574812138912E-2</c:v>
                </c:pt>
                <c:pt idx="127">
                  <c:v>-0.11426128489003408</c:v>
                </c:pt>
                <c:pt idx="128">
                  <c:v>-0.18129016062808556</c:v>
                </c:pt>
                <c:pt idx="129">
                  <c:v>-0.23937345332590837</c:v>
                </c:pt>
                <c:pt idx="130">
                  <c:v>-0.27591175025078607</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1699346000"/>
        <c:axId val="1699347176"/>
      </c:scatterChart>
      <c:valAx>
        <c:axId val="169934600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99347176"/>
        <c:crosses val="autoZero"/>
        <c:crossBetween val="midCat"/>
      </c:valAx>
      <c:valAx>
        <c:axId val="169934717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99346000"/>
        <c:crosses val="autoZero"/>
        <c:crossBetween val="midCat"/>
      </c:valAx>
      <c:spPr>
        <a:noFill/>
        <a:ln>
          <a:noFill/>
        </a:ln>
        <a:effectLst/>
      </c:spPr>
    </c:plotArea>
    <c:legend>
      <c:legendPos val="r"/>
      <c:layout>
        <c:manualLayout>
          <c:xMode val="edge"/>
          <c:yMode val="edge"/>
          <c:x val="0.74890144381669799"/>
          <c:y val="4.3087594302058739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1182</TotalTime>
  <Pages>23</Pages>
  <Words>1629</Words>
  <Characters>9289</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306</cp:revision>
  <dcterms:created xsi:type="dcterms:W3CDTF">2021-01-21T02:00:00Z</dcterms:created>
  <dcterms:modified xsi:type="dcterms:W3CDTF">2021-01-24T18:12:00Z</dcterms:modified>
</cp:coreProperties>
</file>