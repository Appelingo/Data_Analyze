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78864" w14:textId="7DA84582" w:rsidR="005361C1" w:rsidRDefault="005361C1" w:rsidP="005361C1">
      <w:pPr>
        <w:pStyle w:val="1"/>
      </w:pPr>
      <w:r>
        <w:rPr>
          <w:rFonts w:hint="eastAsia"/>
        </w:rPr>
        <w:t>概要</w:t>
      </w:r>
    </w:p>
    <w:p w14:paraId="3B7F7CB2" w14:textId="6CBC9954" w:rsidR="005361C1" w:rsidRDefault="005635A6" w:rsidP="005361C1">
      <w:r>
        <w:t>本研究では</w:t>
      </w:r>
      <w:r>
        <w:rPr>
          <w:rFonts w:hint="eastAsia"/>
        </w:rPr>
        <w:t>，</w:t>
      </w:r>
      <w:r>
        <w:t>高次高調波と赤外光を用いて試料をイオン化</w:t>
      </w:r>
      <w:r w:rsidR="002F787D">
        <w:t>する手法に着目し</w:t>
      </w:r>
      <w:r w:rsidR="002F787D">
        <w:rPr>
          <w:rFonts w:hint="eastAsia"/>
        </w:rPr>
        <w:t>，</w:t>
      </w:r>
      <w:r w:rsidR="002F787D">
        <w:t>赤外光の強度がイオン化によって生じる光電子の運動量に与える影響を調べた</w:t>
      </w:r>
      <w:r w:rsidR="002F787D">
        <w:rPr>
          <w:rFonts w:hint="eastAsia"/>
        </w:rPr>
        <w:t>.</w:t>
      </w:r>
      <w:r w:rsidR="003346B3">
        <w:t xml:space="preserve"> </w:t>
      </w:r>
      <w:r w:rsidR="00720D37">
        <w:rPr>
          <w:rFonts w:hint="eastAsia"/>
        </w:rPr>
        <w:t>アルゴンガスに高次高調波と赤外光を当て，生じた光電子の運動量分布を</w:t>
      </w:r>
      <w:r w:rsidR="00720D37">
        <w:rPr>
          <w:rFonts w:hint="eastAsia"/>
        </w:rPr>
        <w:t>Velocity Map Imaging</w:t>
      </w:r>
      <w:r w:rsidR="00D46DAB">
        <w:rPr>
          <w:rFonts w:hint="eastAsia"/>
        </w:rPr>
        <w:t>という</w:t>
      </w:r>
      <w:r w:rsidR="00BB3015">
        <w:rPr>
          <w:rFonts w:hint="eastAsia"/>
        </w:rPr>
        <w:t>方法を用いて計測した</w:t>
      </w:r>
      <w:r w:rsidR="00BB3015">
        <w:rPr>
          <w:rFonts w:hint="eastAsia"/>
        </w:rPr>
        <w:t>.</w:t>
      </w:r>
      <w:r>
        <w:t xml:space="preserve"> </w:t>
      </w:r>
      <w:r w:rsidR="002546D2">
        <w:rPr>
          <w:rFonts w:hint="eastAsia"/>
        </w:rPr>
        <w:t>計測データを分析した結果，〇〇という結論に至った</w:t>
      </w:r>
      <w:r w:rsidR="002546D2">
        <w:rPr>
          <w:rFonts w:hint="eastAsia"/>
        </w:rPr>
        <w:t>.</w:t>
      </w:r>
      <w:r w:rsidR="00297538">
        <w:t xml:space="preserve"> </w:t>
      </w:r>
    </w:p>
    <w:p w14:paraId="251A1BB9" w14:textId="77777777" w:rsidR="007E4429" w:rsidRPr="002546D2" w:rsidRDefault="007E4429" w:rsidP="005361C1"/>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65BC6107" w:rsidR="00756E1B" w:rsidRPr="003300E9" w:rsidRDefault="00756E1B" w:rsidP="00756E1B">
      <w:r>
        <w:tab/>
      </w:r>
      <w:r w:rsidRPr="00B66ED8">
        <w:t>2.2</w:t>
      </w:r>
      <w:r w:rsidR="003300E9">
        <w:t xml:space="preserve"> </w:t>
      </w:r>
      <w:r w:rsidR="008F53EB">
        <w:rPr>
          <w:rFonts w:hint="eastAsia"/>
        </w:rPr>
        <w:t>高次高調波と赤外光</w:t>
      </w:r>
      <w:r w:rsidR="003B7C49">
        <w:rPr>
          <w:rFonts w:hint="eastAsia"/>
        </w:rPr>
        <w:t>を用いて試料を</w:t>
      </w:r>
      <w:r w:rsidR="008F53EB">
        <w:rPr>
          <w:rFonts w:hint="eastAsia"/>
        </w:rPr>
        <w:t>イオン化する方法</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59A50FF" w14:textId="77777777" w:rsidR="00756E1B" w:rsidRDefault="00AB407E" w:rsidP="00756E1B">
      <w:r>
        <w:t>第</w:t>
      </w:r>
      <w:r>
        <w:t>4</w:t>
      </w:r>
      <w:r>
        <w:t>章</w:t>
      </w:r>
      <w:r>
        <w:rPr>
          <w:rFonts w:hint="eastAsia"/>
        </w:rPr>
        <w:t xml:space="preserve"> </w:t>
      </w:r>
      <w:r w:rsidR="00756E1B">
        <w:t>結果と考察</w:t>
      </w:r>
    </w:p>
    <w:p w14:paraId="2C221A68" w14:textId="775C7D8E" w:rsidR="00AB407E" w:rsidRDefault="002F3E26" w:rsidP="00DC1370">
      <w:pPr>
        <w:ind w:firstLine="840"/>
      </w:pPr>
      <w:r>
        <w:rPr>
          <w:rFonts w:hint="eastAsia"/>
        </w:rPr>
        <w:t xml:space="preserve">4.1 </w:t>
      </w:r>
      <w:r>
        <w:rPr>
          <w:rFonts w:hint="eastAsia"/>
        </w:rPr>
        <w:t>赤外</w:t>
      </w:r>
      <w:r w:rsidR="00AB407E">
        <w:rPr>
          <w:rFonts w:hint="eastAsia"/>
        </w:rPr>
        <w:t>光</w:t>
      </w:r>
      <w:r>
        <w:rPr>
          <w:rFonts w:hint="eastAsia"/>
        </w:rPr>
        <w:t>の</w:t>
      </w:r>
      <w:r w:rsidR="00AB407E">
        <w:rPr>
          <w:rFonts w:hint="eastAsia"/>
        </w:rPr>
        <w:t>強度が弱い場合</w:t>
      </w:r>
      <w:r w:rsidR="005435C7">
        <w:rPr>
          <w:rFonts w:hint="eastAsia"/>
        </w:rPr>
        <w:t>（測定</w:t>
      </w:r>
      <w:r w:rsidR="005435C7">
        <w:rPr>
          <w:rFonts w:hint="eastAsia"/>
        </w:rPr>
        <w:t>1</w:t>
      </w:r>
      <w:r w:rsidR="005435C7">
        <w:rPr>
          <w:rFonts w:hint="eastAsia"/>
        </w:rPr>
        <w:t>）</w:t>
      </w:r>
      <w:r w:rsidR="00AB407E">
        <w:rPr>
          <w:rFonts w:hint="eastAsia"/>
        </w:rPr>
        <w:t>の測定結果</w:t>
      </w:r>
    </w:p>
    <w:p w14:paraId="335BE478" w14:textId="3200FE49" w:rsidR="00AB407E" w:rsidRDefault="00AB407E" w:rsidP="00DC1370">
      <w:pPr>
        <w:ind w:firstLine="840"/>
      </w:pPr>
      <w:r>
        <w:rPr>
          <w:rFonts w:hint="eastAsia"/>
        </w:rPr>
        <w:t xml:space="preserve">4.2 </w:t>
      </w:r>
      <w:r w:rsidR="002F3E26">
        <w:t>赤外光の</w:t>
      </w:r>
      <w:r>
        <w:t>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752A8EFF" w:rsidR="00756E1B" w:rsidRPr="00DA70FD" w:rsidRDefault="00756E1B" w:rsidP="00756E1B">
      <w:r>
        <w:t>科学技術の発展に伴い様々な物理現象の測定が行われるようになり</w:t>
      </w:r>
      <w:r>
        <w:rPr>
          <w:rFonts w:hint="eastAsia"/>
        </w:rPr>
        <w:t>，</w:t>
      </w:r>
      <w:r>
        <w:t>測定の時間分解能の改善が課題となっている</w:t>
      </w:r>
      <w:r w:rsidR="004040FA">
        <w:t>[1]</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sidR="00C46114">
        <w:rPr>
          <w:rFonts w:hint="eastAsia"/>
        </w:rPr>
        <w:t>[2]</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6B6D14">
        <w:rPr>
          <w:rFonts w:hint="eastAsia"/>
        </w:rPr>
        <w:t>[3]</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3927D1">
        <w:rPr>
          <w:rFonts w:hint="eastAsia"/>
        </w:rPr>
        <w:t>かが</w:t>
      </w:r>
      <w:r w:rsidR="003927D1">
        <w:rPr>
          <w:rFonts w:hint="eastAsia"/>
        </w:rPr>
        <w:t>1</w:t>
      </w:r>
      <w:r w:rsidR="003927D1">
        <w:rPr>
          <w:rFonts w:hint="eastAsia"/>
        </w:rPr>
        <w:t>つの大きな課題となっている</w:t>
      </w:r>
      <w:r w:rsidR="000B6949">
        <w:rPr>
          <w:rFonts w:hint="eastAsia"/>
        </w:rPr>
        <w:t>[1]</w:t>
      </w:r>
      <w:r w:rsidR="003927D1">
        <w:rPr>
          <w:rFonts w:hint="eastAsia"/>
        </w:rPr>
        <w:t>.</w:t>
      </w:r>
      <w:r w:rsidR="00DA70FD">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394692CB"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r w:rsidR="007E4429">
        <w:rPr>
          <w:rFonts w:hint="eastAsia"/>
        </w:rPr>
        <w:t>分布</w:t>
      </w:r>
      <w:r w:rsidR="00C971A1">
        <w:rPr>
          <w:rFonts w:hint="eastAsia"/>
        </w:rPr>
        <w:t>を測定する</w:t>
      </w:r>
      <w:r w:rsidR="001552AA">
        <w:rPr>
          <w:rFonts w:hint="eastAsia"/>
        </w:rPr>
        <w:t>，という手法に着目した</w:t>
      </w:r>
      <w:r w:rsidR="005415ED">
        <w:rPr>
          <w:rFonts w:hint="eastAsia"/>
        </w:rPr>
        <w:t>[4]</w:t>
      </w:r>
      <w:r w:rsidR="001552AA">
        <w:rPr>
          <w:rFonts w:hint="eastAsia"/>
        </w:rPr>
        <w:t xml:space="preserve">. </w:t>
      </w:r>
      <w:r w:rsidR="000B571C">
        <w:rPr>
          <w:rFonts w:hint="eastAsia"/>
        </w:rPr>
        <w:t>光電子の運動量分布の</w:t>
      </w:r>
      <w:r w:rsidR="00E02019">
        <w:rPr>
          <w:rFonts w:hint="eastAsia"/>
        </w:rPr>
        <w:t>測定には</w:t>
      </w:r>
      <w:r w:rsidR="0080322E">
        <w:rPr>
          <w:rFonts w:hint="eastAsia"/>
        </w:rPr>
        <w:t>Velocity Map Imaging</w:t>
      </w:r>
      <w:r w:rsidR="0080322E">
        <w:rPr>
          <w:rFonts w:hint="eastAsia"/>
        </w:rPr>
        <w:t>（</w:t>
      </w:r>
      <w:r w:rsidR="0080322E">
        <w:rPr>
          <w:rFonts w:hint="eastAsia"/>
        </w:rPr>
        <w:t>VMI</w:t>
      </w:r>
      <w:r w:rsidR="0080322E">
        <w:rPr>
          <w:rFonts w:hint="eastAsia"/>
        </w:rPr>
        <w:t>）</w:t>
      </w:r>
      <w:r w:rsidR="00E02019">
        <w:rPr>
          <w:rFonts w:hint="eastAsia"/>
        </w:rPr>
        <w:t>という方法を用いて，光電子の運動量ごとの収量を計測した</w:t>
      </w:r>
      <w:r w:rsidR="00E02019">
        <w:rPr>
          <w:rFonts w:hint="eastAsia"/>
        </w:rPr>
        <w:t>.</w:t>
      </w:r>
      <w:r w:rsidR="00E02019">
        <w:rPr>
          <w:rFonts w:hint="eastAsia"/>
        </w:rPr>
        <w:t xml:space="preserve">　</w:t>
      </w:r>
      <w:r w:rsidR="00FD4AE8">
        <w:rPr>
          <w:rFonts w:hint="eastAsia"/>
        </w:rPr>
        <w:t>このとき，高次高調波と赤外光の時間差を変化させながら光電子の運動量分布を測定すると，</w:t>
      </w:r>
      <w:r w:rsidR="0056106D">
        <w:rPr>
          <w:rFonts w:hint="eastAsia"/>
        </w:rPr>
        <w:t>光電子の</w:t>
      </w:r>
      <w:r w:rsidR="007F06E8">
        <w:rPr>
          <w:rFonts w:hint="eastAsia"/>
        </w:rPr>
        <w:t>収量</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D9436E">
        <w:rPr>
          <w:rFonts w:hint="eastAsia"/>
        </w:rPr>
        <w:t>，</w:t>
      </w:r>
      <w:r w:rsidR="00FE2C6D">
        <w:rPr>
          <w:rFonts w:hint="eastAsia"/>
        </w:rPr>
        <w:t>発生したパルスや</w:t>
      </w:r>
      <w:r w:rsidR="00341957">
        <w:rPr>
          <w:rFonts w:hint="eastAsia"/>
        </w:rPr>
        <w:t>試料のイオン化過程</w:t>
      </w:r>
      <w:r w:rsidR="00FE2C6D">
        <w:rPr>
          <w:rFonts w:hint="eastAsia"/>
        </w:rPr>
        <w:t>の情報を得る</w:t>
      </w:r>
      <w:r w:rsidR="009465B9">
        <w:rPr>
          <w:rFonts w:hint="eastAsia"/>
        </w:rPr>
        <w:t>ことができる</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9D3383">
        <w:rPr>
          <w:rFonts w:hint="eastAsia"/>
        </w:rPr>
        <w:t>赤外</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045932">
        <w:rPr>
          <w:rFonts w:hint="eastAsia"/>
        </w:rPr>
        <w:t>発生した高次高調波に，基本波である</w:t>
      </w:r>
      <w:r w:rsidR="00045932">
        <w:rPr>
          <w:rFonts w:hint="eastAsia"/>
        </w:rPr>
        <w:t>800nm</w:t>
      </w:r>
      <w:r w:rsidR="00045932">
        <w:rPr>
          <w:rFonts w:hint="eastAsia"/>
        </w:rPr>
        <w:t>の</w:t>
      </w:r>
      <w:r w:rsidR="000B262F">
        <w:rPr>
          <w:rFonts w:hint="eastAsia"/>
        </w:rPr>
        <w:t>光を加えてアルゴンガスをイオン化させる</w:t>
      </w:r>
      <w:r w:rsidR="000B262F">
        <w:rPr>
          <w:rFonts w:hint="eastAsia"/>
        </w:rPr>
        <w:t xml:space="preserve">. </w:t>
      </w:r>
      <w:r w:rsidR="000B262F">
        <w:rPr>
          <w:rFonts w:hint="eastAsia"/>
        </w:rPr>
        <w:t>本研究は，アルゴンガスのイオン化過程において</w:t>
      </w:r>
      <w:r w:rsidR="003700C9">
        <w:rPr>
          <w:rFonts w:hint="eastAsia"/>
        </w:rPr>
        <w:t>「</w:t>
      </w:r>
      <w:r w:rsidR="003700C9">
        <w:rPr>
          <w:rFonts w:hint="eastAsia"/>
        </w:rPr>
        <w:t>800n</w:t>
      </w:r>
      <w:r w:rsidR="003700C9">
        <w:t>m</w:t>
      </w:r>
      <w:r w:rsidR="003700C9">
        <w:t>の</w:t>
      </w:r>
      <w:r w:rsidR="009D3383">
        <w:t>赤外</w:t>
      </w:r>
      <w:r w:rsidR="003700C9">
        <w:t>光の強度を変化させると</w:t>
      </w:r>
      <w:r w:rsidR="003700C9">
        <w:rPr>
          <w:rFonts w:hint="eastAsia"/>
        </w:rPr>
        <w:t>，</w:t>
      </w:r>
      <w:r w:rsidR="00D12F71">
        <w:rPr>
          <w:rFonts w:hint="eastAsia"/>
        </w:rPr>
        <w:t>電子の収量</w:t>
      </w:r>
      <w:r w:rsidR="009465B9">
        <w:t>の振動</w:t>
      </w:r>
      <w:r w:rsidR="003700C9">
        <w:t>がどのように変化するのか」を調べることが目的である</w:t>
      </w:r>
      <w:r w:rsidR="003700C9">
        <w:rPr>
          <w:rFonts w:hint="eastAsia"/>
        </w:rPr>
        <w:t xml:space="preserve">. </w:t>
      </w:r>
    </w:p>
    <w:p w14:paraId="61B277C0" w14:textId="77777777" w:rsidR="008332C1" w:rsidRPr="005A5DBF"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0EDF54BE" w:rsidR="000A2EA0" w:rsidRPr="00B53456" w:rsidRDefault="00D12F71" w:rsidP="000A2EA0">
      <w:pPr>
        <w:rPr>
          <w:rFonts w:ascii="Segoe UI Symbol" w:hAnsi="Segoe UI Symbol" w:cs="Segoe UI Symbol"/>
        </w:rPr>
      </w:pPr>
      <w:r>
        <w:rPr>
          <w:rFonts w:ascii="Segoe UI Symbol" w:hAnsi="Segoe UI Symbol" w:cs="Segoe UI Symbol"/>
        </w:rPr>
        <w:t>高次高調波は，端的に言うと，「気体に</w:t>
      </w:r>
      <w:r w:rsidR="00574AA7">
        <w:rPr>
          <w:rFonts w:ascii="Segoe UI Symbol" w:hAnsi="Segoe UI Symbol" w:cs="Segoe UI Symbol"/>
        </w:rPr>
        <w:t>強いレーザー光を当てると，当てたレーザー光</w:t>
      </w:r>
      <w:r w:rsidR="000A2EA0">
        <w:rPr>
          <w:rFonts w:ascii="Segoe UI Symbol" w:hAnsi="Segoe UI Symbol" w:cs="Segoe UI Symbol"/>
        </w:rPr>
        <w:t>のエネルギーの整数倍の光が出てくる」という現象であ</w:t>
      </w:r>
      <w:r w:rsidR="00574AA7">
        <w:rPr>
          <w:rFonts w:ascii="Segoe UI Symbol" w:hAnsi="Segoe UI Symbol" w:cs="Segoe UI Symbol"/>
        </w:rPr>
        <w:t>る</w:t>
      </w:r>
      <w:r w:rsidR="00574AA7">
        <w:rPr>
          <w:rFonts w:ascii="Segoe UI Symbol" w:hAnsi="Segoe UI Symbol" w:cs="Segoe UI Symbol" w:hint="eastAsia"/>
        </w:rPr>
        <w:t>.</w:t>
      </w:r>
      <w:r w:rsidR="00574AA7">
        <w:rPr>
          <w:rFonts w:ascii="Segoe UI Symbol" w:hAnsi="Segoe UI Symbol" w:cs="Segoe UI Symbol" w:hint="eastAsia"/>
        </w:rPr>
        <w:t xml:space="preserve">　</w:t>
      </w:r>
      <w:r w:rsidR="000A2EA0">
        <w:rPr>
          <w:rFonts w:ascii="Segoe UI Symbol" w:hAnsi="Segoe UI Symbol" w:cs="Segoe UI Symbol"/>
        </w:rPr>
        <w:t>高次高調波の発生は，「</w:t>
      </w:r>
      <w:r w:rsidR="00F95696">
        <w:rPr>
          <w:rFonts w:ascii="Segoe UI Symbol" w:hAnsi="Segoe UI Symbol" w:cs="Segoe UI Symbol" w:hint="eastAsia"/>
        </w:rPr>
        <w:t>(1)</w:t>
      </w:r>
      <w:r w:rsidR="000A2EA0">
        <w:rPr>
          <w:rFonts w:ascii="Segoe UI Symbol" w:hAnsi="Segoe UI Symbol" w:cs="Segoe UI Symbol"/>
        </w:rPr>
        <w:t>トンネルイオン化」「</w:t>
      </w:r>
      <w:r w:rsidR="00F95696">
        <w:rPr>
          <w:rFonts w:ascii="Segoe UI Symbol" w:hAnsi="Segoe UI Symbol" w:cs="Segoe UI Symbol" w:hint="eastAsia"/>
        </w:rPr>
        <w:t>(2)</w:t>
      </w:r>
      <w:r w:rsidR="000A2EA0">
        <w:rPr>
          <w:rFonts w:ascii="Segoe UI Symbol" w:hAnsi="Segoe UI Symbol" w:cs="Segoe UI Symbol"/>
        </w:rPr>
        <w:t>電子の再衝突」「</w:t>
      </w:r>
      <w:r w:rsidR="00F95696">
        <w:rPr>
          <w:rFonts w:ascii="Segoe UI Symbol" w:hAnsi="Segoe UI Symbol" w:cs="Segoe UI Symbol" w:hint="eastAsia"/>
        </w:rPr>
        <w:t>(3)</w:t>
      </w:r>
      <w:r w:rsidR="000A2EA0">
        <w:rPr>
          <w:rFonts w:ascii="Segoe UI Symbol" w:hAnsi="Segoe UI Symbol" w:cs="Segoe UI Symbol"/>
        </w:rPr>
        <w:t>高次高調波の発生」という</w:t>
      </w:r>
      <w:r w:rsidR="000A2EA0">
        <w:rPr>
          <w:rFonts w:ascii="Segoe UI Symbol" w:hAnsi="Segoe UI Symbol" w:cs="Segoe UI Symbol" w:hint="eastAsia"/>
        </w:rPr>
        <w:t>3</w:t>
      </w:r>
      <w:r w:rsidR="000A2EA0">
        <w:rPr>
          <w:rFonts w:ascii="Segoe UI Symbol" w:hAnsi="Segoe UI Symbol" w:cs="Segoe UI Symbol" w:hint="eastAsia"/>
        </w:rPr>
        <w:t>段階に分け</w:t>
      </w:r>
      <w:r w:rsidR="005353CF">
        <w:rPr>
          <w:rFonts w:ascii="Segoe UI Symbol" w:hAnsi="Segoe UI Symbol" w:cs="Segoe UI Symbol" w:hint="eastAsia"/>
        </w:rPr>
        <w:t>て</w:t>
      </w:r>
      <w:r w:rsidR="000A2EA0">
        <w:rPr>
          <w:rFonts w:ascii="Segoe UI Symbol" w:hAnsi="Segoe UI Symbol" w:cs="Segoe UI Symbol" w:hint="eastAsia"/>
        </w:rPr>
        <w:t>，以下のように古典的に考えることができる</w:t>
      </w:r>
      <w:r w:rsidR="00E00D51">
        <w:rPr>
          <w:rFonts w:ascii="Segoe UI Symbol" w:hAnsi="Segoe UI Symbol" w:cs="Segoe UI Symbol" w:hint="eastAsia"/>
        </w:rPr>
        <w:t>[</w:t>
      </w:r>
      <w:r w:rsidR="00DD605A">
        <w:rPr>
          <w:rFonts w:ascii="Segoe UI Symbol" w:hAnsi="Segoe UI Symbol" w:cs="Segoe UI Symbol"/>
        </w:rPr>
        <w:t>3</w:t>
      </w:r>
      <w:r w:rsidR="00E00D51">
        <w:rPr>
          <w:rFonts w:ascii="Segoe UI Symbol" w:hAnsi="Segoe UI Symbol" w:cs="Segoe UI Symbol" w:hint="eastAsia"/>
        </w:rPr>
        <w:t>]</w:t>
      </w:r>
      <w:r w:rsidR="000A2EA0">
        <w:rPr>
          <w:rFonts w:ascii="Segoe UI Symbol" w:hAnsi="Segoe UI Symbol" w:cs="Segoe UI Symbol" w:hint="eastAsia"/>
        </w:rPr>
        <w:t>．</w:t>
      </w:r>
      <w:r w:rsidR="00F95696">
        <w:rPr>
          <w:rFonts w:ascii="Segoe UI Symbol" w:hAnsi="Segoe UI Symbol" w:cs="Segoe UI Symbol" w:hint="eastAsia"/>
        </w:rPr>
        <w:t>(1)</w:t>
      </w:r>
      <w:r w:rsidR="000A2EA0">
        <w:rPr>
          <w:rFonts w:ascii="Segoe UI Symbol" w:hAnsi="Segoe UI Symbol" w:cs="Segoe UI Symbol"/>
        </w:rPr>
        <w:t>トンネルイオン化とは，気体原子内の電子がレーザー光の強い電</w:t>
      </w:r>
      <w:r w:rsidR="008B310C">
        <w:rPr>
          <w:rFonts w:ascii="Segoe UI Symbol" w:hAnsi="Segoe UI Symbol" w:cs="Segoe UI Symbol"/>
        </w:rPr>
        <w:t>場によってイオン化する現象である．通常，原子内の電子は原子核内にある陽子</w:t>
      </w:r>
      <w:r w:rsidR="00AA5EA1">
        <w:rPr>
          <w:rFonts w:ascii="Segoe UI Symbol" w:hAnsi="Segoe UI Symbol" w:cs="Segoe UI Symbol"/>
        </w:rPr>
        <w:t>のプラス電荷</w:t>
      </w:r>
      <w:r w:rsidR="000A2EA0">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8D5483">
        <w:rPr>
          <w:rFonts w:ascii="Segoe UI Symbol" w:hAnsi="Segoe UI Symbol" w:cs="Segoe UI Symbol"/>
        </w:rPr>
        <w:t>電子を束縛していた</w:t>
      </w:r>
      <w:r w:rsidR="004772B4">
        <w:rPr>
          <w:rFonts w:ascii="Segoe UI Symbol" w:hAnsi="Segoe UI Symbol" w:cs="Segoe UI Symbol"/>
        </w:rPr>
        <w:t>クーロンポテンシャルは歪み</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000A2EA0" w:rsidRPr="00953D4E">
        <w:rPr>
          <w:rFonts w:ascii="Segoe UI Symbol" w:hAnsi="Segoe UI Symbol" w:cs="Segoe UI Symbol"/>
        </w:rPr>
        <w:t>これ</w:t>
      </w:r>
      <w:r w:rsidR="000A2EA0">
        <w:rPr>
          <w:rFonts w:ascii="Segoe UI Symbol" w:hAnsi="Segoe UI Symbol" w:cs="Segoe UI Symbol"/>
        </w:rPr>
        <w:t>がトンネルイオン化である．</w:t>
      </w:r>
      <w:r w:rsidR="00F95696">
        <w:rPr>
          <w:rFonts w:ascii="Segoe UI Symbol" w:hAnsi="Segoe UI Symbol" w:cs="Segoe UI Symbol" w:hint="eastAsia"/>
        </w:rPr>
        <w:t>(2)</w:t>
      </w:r>
      <w:r w:rsidR="000A2EA0">
        <w:rPr>
          <w:rFonts w:ascii="Segoe UI Symbol" w:hAnsi="Segoe UI Symbol" w:cs="Segoe UI Symbol"/>
        </w:rPr>
        <w:t>トンネルイオン化によって飛び出した電子は，レーザー電場の振動方向に沿って加速される．最初，原子核から見て原子外部の方向に加速されていた電子は，レーザー電場の</w:t>
      </w:r>
      <w:r w:rsidR="003573D7">
        <w:rPr>
          <w:rFonts w:ascii="Segoe UI Symbol" w:hAnsi="Segoe UI Symbol" w:cs="Segoe UI Symbol" w:hint="eastAsia"/>
        </w:rPr>
        <w:t>向き</w:t>
      </w:r>
      <w:r w:rsidR="00A351BE">
        <w:rPr>
          <w:rFonts w:ascii="Segoe UI Symbol" w:hAnsi="Segoe UI Symbol" w:cs="Segoe UI Symbol"/>
        </w:rPr>
        <w:t>が逆</w:t>
      </w:r>
      <w:r w:rsidR="000A2EA0">
        <w:rPr>
          <w:rFonts w:ascii="Segoe UI Symbol" w:hAnsi="Segoe UI Symbol" w:cs="Segoe UI Symbol"/>
        </w:rPr>
        <w:t>になると，原子内部に向かって折返し，再度原子と衝突する．これが再衝突である</w:t>
      </w:r>
      <w:r w:rsidR="000A2EA0">
        <w:rPr>
          <w:rFonts w:ascii="Segoe UI Symbol" w:hAnsi="Segoe UI Symbol" w:cs="Segoe UI Symbol" w:hint="eastAsia"/>
        </w:rPr>
        <w:t xml:space="preserve">. </w:t>
      </w:r>
      <w:r w:rsidR="00F95696">
        <w:rPr>
          <w:rFonts w:ascii="Segoe UI Symbol" w:hAnsi="Segoe UI Symbol" w:cs="Segoe UI Symbol"/>
        </w:rPr>
        <w:t>(3)</w:t>
      </w:r>
      <w:r w:rsidR="000A2EA0">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sidR="000A2EA0">
        <w:rPr>
          <w:rFonts w:ascii="Segoe UI Symbol" w:hAnsi="Segoe UI Symbol" w:cs="Segoe UI Symbol"/>
        </w:rPr>
        <w:t>高次高調波として観測される</w:t>
      </w:r>
      <w:r w:rsidR="000A2EA0">
        <w:rPr>
          <w:rFonts w:ascii="Segoe UI Symbol" w:hAnsi="Segoe UI Symbol" w:cs="Segoe UI Symbol" w:hint="eastAsia"/>
        </w:rPr>
        <w:t xml:space="preserve">. </w:t>
      </w:r>
    </w:p>
    <w:p w14:paraId="7ABED8FD" w14:textId="77777777" w:rsidR="00E810C0" w:rsidRPr="000E79BA" w:rsidRDefault="00E810C0" w:rsidP="00756E1B"/>
    <w:p w14:paraId="07D35ECC" w14:textId="6A98CC3C" w:rsidR="00965856" w:rsidRPr="00C72C4D" w:rsidRDefault="00E810C0" w:rsidP="00756E1B">
      <w:r>
        <w:rPr>
          <w:rFonts w:hint="eastAsia"/>
        </w:rPr>
        <w:t xml:space="preserve">2.2 </w:t>
      </w:r>
      <w:r w:rsidR="009915EB">
        <w:rPr>
          <w:rFonts w:hint="eastAsia"/>
        </w:rPr>
        <w:t>高次高調波と赤外光を用いた試料の</w:t>
      </w:r>
      <w:r w:rsidR="001E6962">
        <w:rPr>
          <w:rFonts w:hint="eastAsia"/>
        </w:rPr>
        <w:t>イオン化</w:t>
      </w:r>
    </w:p>
    <w:p w14:paraId="774B737C" w14:textId="65FBD68D" w:rsidR="003D4D8A" w:rsidRPr="008B6584" w:rsidRDefault="008E6113">
      <w:pPr>
        <w:widowControl/>
        <w:jc w:val="left"/>
      </w:pPr>
      <w:r>
        <w:t>今回の実験では</w:t>
      </w:r>
      <w:r>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222FFD">
        <w:rPr>
          <w:rFonts w:hint="eastAsia"/>
        </w:rPr>
        <w:t>赤外</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奇数次の高次高調波に加え，偶数次の高次高調波</w:t>
      </w:r>
      <w:r w:rsidR="00B566E3">
        <w:rPr>
          <w:rFonts w:hint="eastAsia"/>
        </w:rPr>
        <w:t>も生じる</w:t>
      </w:r>
      <w:r w:rsidR="00B566E3">
        <w:rPr>
          <w:rFonts w:hint="eastAsia"/>
        </w:rPr>
        <w:t xml:space="preserve">. </w:t>
      </w:r>
      <w:r>
        <w:t>さらに</w:t>
      </w:r>
      <w:r>
        <w:rPr>
          <w:rFonts w:hint="eastAsia"/>
        </w:rPr>
        <w:t>，発生させた高次高調波に，基本波にあたる</w:t>
      </w:r>
      <w:r>
        <w:rPr>
          <w:rFonts w:hint="eastAsia"/>
        </w:rPr>
        <w:t>800nm</w:t>
      </w:r>
      <w:r>
        <w:rPr>
          <w:rFonts w:hint="eastAsia"/>
        </w:rPr>
        <w:t>の赤外光を加え，アルゴンガスをイオン化した</w:t>
      </w:r>
      <w:r>
        <w:rPr>
          <w:rFonts w:hint="eastAsia"/>
        </w:rPr>
        <w:t xml:space="preserve">. </w:t>
      </w:r>
    </w:p>
    <w:p w14:paraId="05EF487D" w14:textId="690371A5" w:rsidR="005A5DBF" w:rsidRDefault="007A472C" w:rsidP="005A5DBF">
      <w:pPr>
        <w:widowControl/>
        <w:jc w:val="center"/>
      </w:pPr>
      <w:r w:rsidRPr="007A472C">
        <w:rPr>
          <w:noProof/>
        </w:rPr>
        <w:drawing>
          <wp:inline distT="0" distB="0" distL="0" distR="0" wp14:anchorId="4719D844" wp14:editId="01099720">
            <wp:extent cx="4838700" cy="3033678"/>
            <wp:effectExtent l="0" t="0" r="0" b="0"/>
            <wp:docPr id="9" name="図 9" descr="C:\Users\kk515go\source\repos\図\12次高調波に相当する光電子の発生原理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12次高調波に相当する光電子の発生原理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2386" cy="3042259"/>
                    </a:xfrm>
                    <a:prstGeom prst="rect">
                      <a:avLst/>
                    </a:prstGeom>
                    <a:noFill/>
                    <a:ln>
                      <a:noFill/>
                    </a:ln>
                  </pic:spPr>
                </pic:pic>
              </a:graphicData>
            </a:graphic>
          </wp:inline>
        </w:drawing>
      </w:r>
    </w:p>
    <w:p w14:paraId="27C1C1FA" w14:textId="6A7E80F7" w:rsidR="005A5DBF" w:rsidRDefault="00E03F95" w:rsidP="005A5DBF">
      <w:pPr>
        <w:widowControl/>
        <w:jc w:val="center"/>
      </w:pPr>
      <w:r>
        <w:t>図</w:t>
      </w:r>
      <w:r>
        <w:rPr>
          <w:rFonts w:hint="eastAsia"/>
        </w:rPr>
        <w:t>2.</w:t>
      </w:r>
      <w:r>
        <w:t>1</w:t>
      </w:r>
      <w:r w:rsidR="003F726B">
        <w:t xml:space="preserve"> </w:t>
      </w:r>
      <w:r w:rsidR="00E436D9">
        <w:t>12</w:t>
      </w:r>
      <w:r w:rsidR="00896C40">
        <w:t>次高調波に等しいエネルギーによってアルゴンがイオン化される</w:t>
      </w:r>
      <w:r w:rsidR="00E436D9">
        <w:t>要因</w:t>
      </w:r>
    </w:p>
    <w:p w14:paraId="3A29F11D" w14:textId="1A2627AC" w:rsidR="00846791" w:rsidRDefault="001A2B38" w:rsidP="00846791">
      <w:pPr>
        <w:widowControl/>
        <w:jc w:val="left"/>
      </w:pPr>
      <w:r>
        <w:rPr>
          <w:rFonts w:hint="eastAsia"/>
        </w:rPr>
        <w:lastRenderedPageBreak/>
        <w:t>ここで，</w:t>
      </w:r>
      <w:r w:rsidR="00B372F8">
        <w:rPr>
          <w:rFonts w:hint="eastAsia"/>
        </w:rPr>
        <w:t>「</w:t>
      </w:r>
      <w:r w:rsidR="00B372F8">
        <w:rPr>
          <w:rFonts w:hint="eastAsia"/>
        </w:rPr>
        <w:t>12</w:t>
      </w:r>
      <w:r w:rsidR="00B372F8">
        <w:rPr>
          <w:rFonts w:hint="eastAsia"/>
        </w:rPr>
        <w:t>次高調波</w:t>
      </w:r>
      <w:r w:rsidR="003F726B">
        <w:rPr>
          <w:rFonts w:hint="eastAsia"/>
        </w:rPr>
        <w:t>と等しいエネルギーによってイオン化されたアルゴン</w:t>
      </w:r>
      <w:r w:rsidR="001F20DD">
        <w:rPr>
          <w:rFonts w:hint="eastAsia"/>
        </w:rPr>
        <w:t>原子</w:t>
      </w:r>
      <w:r w:rsidR="003F726B">
        <w:rPr>
          <w:rFonts w:hint="eastAsia"/>
        </w:rPr>
        <w:t>から生じた光電子</w:t>
      </w:r>
      <w:r w:rsidR="00B372F8">
        <w:rPr>
          <w:rFonts w:hint="eastAsia"/>
        </w:rPr>
        <w:t>」について考える</w:t>
      </w:r>
      <w:r w:rsidR="00B372F8">
        <w:rPr>
          <w:rFonts w:hint="eastAsia"/>
        </w:rPr>
        <w:t xml:space="preserve">. </w:t>
      </w:r>
      <w:r w:rsidR="00E436D9">
        <w:rPr>
          <w:rFonts w:hint="eastAsia"/>
        </w:rPr>
        <w:t>図</w:t>
      </w:r>
      <w:r w:rsidR="00E436D9">
        <w:rPr>
          <w:rFonts w:hint="eastAsia"/>
        </w:rPr>
        <w:t>2.1</w:t>
      </w:r>
      <w:r w:rsidR="00E436D9">
        <w:rPr>
          <w:rFonts w:hint="eastAsia"/>
        </w:rPr>
        <w:t>は，「</w:t>
      </w:r>
      <w:r w:rsidR="003F726B">
        <w:rPr>
          <w:rFonts w:hint="eastAsia"/>
        </w:rPr>
        <w:t>12</w:t>
      </w:r>
      <w:r w:rsidR="003F726B">
        <w:rPr>
          <w:rFonts w:hint="eastAsia"/>
        </w:rPr>
        <w:t>次高調波に等しいエネルギーをアルゴンが受ける要因</w:t>
      </w:r>
      <w:r w:rsidR="00E436D9">
        <w:rPr>
          <w:rFonts w:hint="eastAsia"/>
        </w:rPr>
        <w:t>」を示しており，その要因には</w:t>
      </w:r>
      <w:r w:rsidR="003F726B">
        <w:rPr>
          <w:rFonts w:hint="eastAsia"/>
        </w:rPr>
        <w:t>「</w:t>
      </w:r>
      <w:r w:rsidR="003F726B">
        <w:rPr>
          <w:rFonts w:hint="eastAsia"/>
        </w:rPr>
        <w:t>12</w:t>
      </w:r>
      <w:r w:rsidR="003F726B">
        <w:rPr>
          <w:rFonts w:hint="eastAsia"/>
        </w:rPr>
        <w:t>次高調波」そのもの以外にも，「</w:t>
      </w:r>
      <w:r w:rsidR="003F726B">
        <w:rPr>
          <w:rFonts w:hint="eastAsia"/>
        </w:rPr>
        <w:t>11</w:t>
      </w:r>
      <w:r w:rsidR="003F726B">
        <w:rPr>
          <w:rFonts w:hint="eastAsia"/>
        </w:rPr>
        <w:t>次高調波と赤外光の吸収」「</w:t>
      </w:r>
      <w:r w:rsidR="003F726B">
        <w:rPr>
          <w:rFonts w:hint="eastAsia"/>
        </w:rPr>
        <w:t>13</w:t>
      </w:r>
      <w:r w:rsidR="003F726B">
        <w:rPr>
          <w:rFonts w:hint="eastAsia"/>
        </w:rPr>
        <w:t>次高調波と赤外光の放出」</w:t>
      </w:r>
      <w:r w:rsidR="001F20DD">
        <w:rPr>
          <w:rFonts w:hint="eastAsia"/>
        </w:rPr>
        <w:t>の</w:t>
      </w:r>
      <w:r w:rsidR="001F20DD">
        <w:rPr>
          <w:rFonts w:hint="eastAsia"/>
        </w:rPr>
        <w:t>2</w:t>
      </w:r>
      <w:r w:rsidR="001F20DD">
        <w:rPr>
          <w:rFonts w:hint="eastAsia"/>
        </w:rPr>
        <w:t>つがある</w:t>
      </w:r>
      <w:r w:rsidR="006045F0">
        <w:rPr>
          <w:rFonts w:hint="eastAsia"/>
        </w:rPr>
        <w:t xml:space="preserve">. </w:t>
      </w:r>
      <w:r w:rsidR="009401F6">
        <w:rPr>
          <w:rFonts w:hint="eastAsia"/>
        </w:rPr>
        <w:t>これについて詳しく述べる</w:t>
      </w:r>
      <w:r w:rsidR="009401F6">
        <w:rPr>
          <w:rFonts w:hint="eastAsia"/>
        </w:rPr>
        <w:t xml:space="preserve">. </w:t>
      </w:r>
      <w:r w:rsidR="001F20DD">
        <w:rPr>
          <w:rFonts w:hint="eastAsia"/>
        </w:rPr>
        <w:t>基本波である</w:t>
      </w:r>
      <w:r w:rsidR="001F20DD">
        <w:t>1</w:t>
      </w:r>
      <w:r w:rsidR="001F20DD">
        <w:rPr>
          <w:rFonts w:hint="eastAsia"/>
        </w:rPr>
        <w:t>次光は，波長が</w:t>
      </w:r>
      <w:r w:rsidR="000467F9">
        <w:t>800nm</w:t>
      </w:r>
      <w:r w:rsidR="001F20DD">
        <w:t>なので</w:t>
      </w:r>
      <w:r w:rsidR="001F20DD">
        <w:rPr>
          <w:rFonts w:hint="eastAsia"/>
        </w:rPr>
        <w:t>，</w:t>
      </w:r>
      <w:r w:rsidR="001F20DD">
        <w:t>エネルギーは</w:t>
      </w:r>
      <w:r w:rsidR="001F20DD">
        <w:rPr>
          <w:rFonts w:hint="eastAsia"/>
        </w:rPr>
        <w:t>1.55eV</w:t>
      </w:r>
      <w:r w:rsidR="001F20DD">
        <w:rPr>
          <w:rFonts w:hint="eastAsia"/>
        </w:rPr>
        <w:t>である</w:t>
      </w:r>
      <w:r w:rsidR="001F20DD">
        <w:rPr>
          <w:rFonts w:hint="eastAsia"/>
        </w:rPr>
        <w:t xml:space="preserve">. </w:t>
      </w:r>
      <w:r w:rsidR="001F20DD">
        <w:rPr>
          <w:rFonts w:hint="eastAsia"/>
        </w:rPr>
        <w:t>よって，</w:t>
      </w:r>
      <w:r w:rsidR="00B372F8">
        <w:rPr>
          <w:rFonts w:hint="eastAsia"/>
        </w:rPr>
        <w:t>12</w:t>
      </w:r>
      <w:r w:rsidR="00B372F8">
        <w:rPr>
          <w:rFonts w:hint="eastAsia"/>
        </w:rPr>
        <w:t>次高調波</w:t>
      </w:r>
      <w:r w:rsidR="001F20DD">
        <w:rPr>
          <w:rFonts w:hint="eastAsia"/>
        </w:rPr>
        <w:t>に相当する</w:t>
      </w:r>
      <w:r w:rsidR="00926DA5">
        <w:rPr>
          <w:rFonts w:hint="eastAsia"/>
        </w:rPr>
        <w:t>エネルギーは</w:t>
      </w:r>
      <w:r w:rsidR="001B6B28">
        <w:rPr>
          <w:rFonts w:hint="eastAsia"/>
        </w:rPr>
        <w:t>，基本波のエネルギーの</w:t>
      </w:r>
      <w:r w:rsidR="001B6B28">
        <w:rPr>
          <w:rFonts w:hint="eastAsia"/>
        </w:rPr>
        <w:t>12</w:t>
      </w:r>
      <w:r w:rsidR="001B6B28">
        <w:rPr>
          <w:rFonts w:hint="eastAsia"/>
        </w:rPr>
        <w:t>倍となるので，</w:t>
      </w:r>
      <w:r w:rsidR="00926DA5">
        <w:rPr>
          <w:rFonts w:hint="eastAsia"/>
        </w:rPr>
        <w:t>18.6eV</w:t>
      </w:r>
      <w:r w:rsidR="00926DA5">
        <w:rPr>
          <w:rFonts w:hint="eastAsia"/>
        </w:rPr>
        <w:t>である</w:t>
      </w:r>
      <w:r w:rsidR="00926DA5">
        <w:rPr>
          <w:rFonts w:hint="eastAsia"/>
        </w:rPr>
        <w:t xml:space="preserve">. </w:t>
      </w:r>
      <w:r w:rsidR="00604131">
        <w:rPr>
          <w:rFonts w:hint="eastAsia"/>
        </w:rPr>
        <w:t>同様に，</w:t>
      </w:r>
      <w:r w:rsidR="00926DA5">
        <w:rPr>
          <w:rFonts w:hint="eastAsia"/>
        </w:rPr>
        <w:t>11</w:t>
      </w:r>
      <w:r w:rsidR="00926DA5">
        <w:rPr>
          <w:rFonts w:hint="eastAsia"/>
        </w:rPr>
        <w:t>次高調波</w:t>
      </w:r>
      <w:r w:rsidR="00D60146">
        <w:rPr>
          <w:rFonts w:hint="eastAsia"/>
        </w:rPr>
        <w:t>のエネルギーは</w:t>
      </w:r>
      <w:r w:rsidR="00D60146">
        <w:rPr>
          <w:rFonts w:hint="eastAsia"/>
        </w:rPr>
        <w:t>17.</w:t>
      </w:r>
      <w:r w:rsidR="00D60146">
        <w:t>05eV</w:t>
      </w:r>
      <w:r w:rsidR="00D60146">
        <w:rPr>
          <w:rFonts w:hint="eastAsia"/>
        </w:rPr>
        <w:t>，</w:t>
      </w:r>
      <w:r w:rsidR="001F20DD">
        <w:rPr>
          <w:rFonts w:hint="eastAsia"/>
        </w:rPr>
        <w:t>13</w:t>
      </w:r>
      <w:r w:rsidR="001F20DD">
        <w:rPr>
          <w:rFonts w:hint="eastAsia"/>
        </w:rPr>
        <w:t>次高調波のエネルギーは</w:t>
      </w:r>
      <w:r w:rsidR="001F20DD">
        <w:rPr>
          <w:rFonts w:hint="eastAsia"/>
        </w:rPr>
        <w:t>20.15eV</w:t>
      </w:r>
      <w:r w:rsidR="001F20DD">
        <w:rPr>
          <w:rFonts w:hint="eastAsia"/>
        </w:rPr>
        <w:t>である</w:t>
      </w:r>
      <w:r w:rsidR="001F20DD">
        <w:rPr>
          <w:rFonts w:hint="eastAsia"/>
        </w:rPr>
        <w:t>.</w:t>
      </w:r>
      <w:r w:rsidR="006B0905">
        <w:t xml:space="preserve"> </w:t>
      </w:r>
      <w:r w:rsidR="006B0905">
        <w:t>ここで</w:t>
      </w:r>
      <w:r w:rsidR="006B0905">
        <w:rPr>
          <w:rFonts w:hint="eastAsia"/>
        </w:rPr>
        <w:t>，</w:t>
      </w:r>
      <w:r w:rsidR="006B0905">
        <w:t>アルゴン</w:t>
      </w:r>
      <w:r w:rsidR="00360611">
        <w:t>原子</w:t>
      </w:r>
      <w:r w:rsidR="006B0905">
        <w:t>が</w:t>
      </w:r>
      <w:r w:rsidR="006B0905">
        <w:t>11</w:t>
      </w:r>
      <w:r w:rsidR="006B0905">
        <w:t>次高調波と基本波を吸収すると</w:t>
      </w:r>
      <w:r w:rsidR="006B0905">
        <w:rPr>
          <w:rFonts w:hint="eastAsia"/>
        </w:rPr>
        <w:t>，</w:t>
      </w:r>
      <w:r w:rsidR="006B0905">
        <w:rPr>
          <w:rFonts w:hint="eastAsia"/>
        </w:rPr>
        <w:t>17.05eV + 1.55eV = 18.6eV</w:t>
      </w:r>
      <w:r w:rsidR="006B0905">
        <w:rPr>
          <w:rFonts w:hint="eastAsia"/>
        </w:rPr>
        <w:t>の</w:t>
      </w:r>
      <w:r w:rsidR="00C01E07">
        <w:rPr>
          <w:rFonts w:hint="eastAsia"/>
        </w:rPr>
        <w:t>エネルギー</w:t>
      </w:r>
      <w:r w:rsidR="00360611">
        <w:rPr>
          <w:rFonts w:hint="eastAsia"/>
        </w:rPr>
        <w:t>でイオン化されることになり</w:t>
      </w:r>
      <w:r w:rsidR="00C01E07">
        <w:rPr>
          <w:rFonts w:hint="eastAsia"/>
        </w:rPr>
        <w:t>，</w:t>
      </w:r>
      <w:r w:rsidR="00360611">
        <w:rPr>
          <w:rFonts w:hint="eastAsia"/>
        </w:rPr>
        <w:t>飛び出す光電子は「</w:t>
      </w:r>
      <w:r w:rsidR="00C01E07">
        <w:rPr>
          <w:rFonts w:hint="eastAsia"/>
        </w:rPr>
        <w:t>12</w:t>
      </w:r>
      <w:r w:rsidR="00C01E07">
        <w:rPr>
          <w:rFonts w:hint="eastAsia"/>
        </w:rPr>
        <w:t>次高調波によってイオン化された</w:t>
      </w:r>
      <w:r w:rsidR="007A33E3">
        <w:rPr>
          <w:rFonts w:hint="eastAsia"/>
        </w:rPr>
        <w:t>アルゴン原子から生じた光電子</w:t>
      </w:r>
      <w:r w:rsidR="00360611">
        <w:rPr>
          <w:rFonts w:hint="eastAsia"/>
        </w:rPr>
        <w:t>」</w:t>
      </w:r>
      <w:r w:rsidR="007A33E3">
        <w:t>と</w:t>
      </w:r>
      <w:r w:rsidR="0052623B">
        <w:t>等しい</w:t>
      </w:r>
      <w:r w:rsidR="007A33E3">
        <w:t>エネルギーを持つ</w:t>
      </w:r>
      <w:r w:rsidR="007A33E3">
        <w:rPr>
          <w:rFonts w:hint="eastAsia"/>
        </w:rPr>
        <w:t xml:space="preserve">. </w:t>
      </w:r>
      <w:r w:rsidR="007A33E3">
        <w:t>また</w:t>
      </w:r>
      <w:r w:rsidR="007A33E3">
        <w:rPr>
          <w:rFonts w:hint="eastAsia"/>
        </w:rPr>
        <w:t>，</w:t>
      </w:r>
      <w:r w:rsidR="007A33E3">
        <w:t>アルゴン原子</w:t>
      </w:r>
      <w:r w:rsidR="00360611">
        <w:t>が</w:t>
      </w:r>
      <w:r w:rsidR="00360611">
        <w:t>13</w:t>
      </w:r>
      <w:r w:rsidR="00360611">
        <w:t>次高調波を吸収し基本波を放出すると</w:t>
      </w:r>
      <w:r w:rsidR="00360611">
        <w:rPr>
          <w:rFonts w:hint="eastAsia"/>
        </w:rPr>
        <w:t>，</w:t>
      </w:r>
      <w:r w:rsidR="00360611">
        <w:rPr>
          <w:rFonts w:hint="eastAsia"/>
        </w:rPr>
        <w:t xml:space="preserve">20.15eV </w:t>
      </w:r>
      <w:r w:rsidR="00360611">
        <w:t>–</w:t>
      </w:r>
      <w:r w:rsidR="00360611">
        <w:rPr>
          <w:rFonts w:hint="eastAsia"/>
        </w:rPr>
        <w:t xml:space="preserve"> 1.</w:t>
      </w:r>
      <w:r w:rsidR="00360611">
        <w:t>55eV = 18.6eV</w:t>
      </w:r>
      <w:r w:rsidR="00360611">
        <w:t>のエネルギーによってイオン化されることになり</w:t>
      </w:r>
      <w:r w:rsidR="00360611">
        <w:rPr>
          <w:rFonts w:hint="eastAsia"/>
        </w:rPr>
        <w:t>，この光電子もまた</w:t>
      </w:r>
      <w:r w:rsidR="0052623B">
        <w:rPr>
          <w:rFonts w:hint="eastAsia"/>
        </w:rPr>
        <w:t>「</w:t>
      </w:r>
      <w:r w:rsidR="0052623B">
        <w:rPr>
          <w:rFonts w:hint="eastAsia"/>
        </w:rPr>
        <w:t>12</w:t>
      </w:r>
      <w:r w:rsidR="0052623B">
        <w:rPr>
          <w:rFonts w:hint="eastAsia"/>
        </w:rPr>
        <w:t>次高調波によってイオン化されたアルゴン原子から生じた光電子」と等しいエネルギーを持つ</w:t>
      </w:r>
      <w:r w:rsidR="0052623B">
        <w:rPr>
          <w:rFonts w:hint="eastAsia"/>
        </w:rPr>
        <w:t xml:space="preserve">. </w:t>
      </w:r>
      <w:r w:rsidR="009401F6">
        <w:rPr>
          <w:rFonts w:hint="eastAsia"/>
        </w:rPr>
        <w:t>今回計測したのは</w:t>
      </w:r>
      <w:r w:rsidR="00147936">
        <w:rPr>
          <w:rFonts w:hint="eastAsia"/>
        </w:rPr>
        <w:t>光電子の運動量</w:t>
      </w:r>
      <w:r w:rsidR="007A472C">
        <w:rPr>
          <w:rFonts w:hint="eastAsia"/>
        </w:rPr>
        <w:t>分布</w:t>
      </w:r>
      <w:r w:rsidR="00147936">
        <w:rPr>
          <w:rFonts w:hint="eastAsia"/>
        </w:rPr>
        <w:t>であるが，式</w:t>
      </w:r>
      <w:r w:rsidR="00147936">
        <w:rPr>
          <w:rFonts w:hint="eastAsia"/>
        </w:rPr>
        <w:t>(2.2.2)</w:t>
      </w:r>
      <w:r w:rsidR="00147936">
        <w:rPr>
          <w:rFonts w:hint="eastAsia"/>
        </w:rPr>
        <w:t>で後述するように，電子の運動量とエネルギーには</w:t>
      </w:r>
      <w:r w:rsidR="00147936">
        <w:rPr>
          <w:rFonts w:hint="eastAsia"/>
        </w:rPr>
        <w:t>1</w:t>
      </w:r>
      <w:r w:rsidR="00147936">
        <w:rPr>
          <w:rFonts w:hint="eastAsia"/>
        </w:rPr>
        <w:t>対</w:t>
      </w:r>
      <w:r w:rsidR="00147936">
        <w:rPr>
          <w:rFonts w:hint="eastAsia"/>
        </w:rPr>
        <w:t>1</w:t>
      </w:r>
      <w:r w:rsidR="00147936">
        <w:rPr>
          <w:rFonts w:hint="eastAsia"/>
        </w:rPr>
        <w:t>の対応関係がある</w:t>
      </w:r>
      <w:r w:rsidR="00147936">
        <w:rPr>
          <w:rFonts w:hint="eastAsia"/>
        </w:rPr>
        <w:t xml:space="preserve">. </w:t>
      </w:r>
      <w:r w:rsidR="00147936">
        <w:rPr>
          <w:rFonts w:hint="eastAsia"/>
        </w:rPr>
        <w:t>よって，測定される「</w:t>
      </w:r>
      <w:r w:rsidR="00946EC5">
        <w:rPr>
          <w:rFonts w:hint="eastAsia"/>
        </w:rPr>
        <w:t>12</w:t>
      </w:r>
      <w:r w:rsidR="00946EC5">
        <w:rPr>
          <w:rFonts w:hint="eastAsia"/>
        </w:rPr>
        <w:t>次高調波と等しいエネルギーによってイオン化されたアルゴン原子から生じた光電子の</w:t>
      </w:r>
      <w:r w:rsidR="003042E6">
        <w:rPr>
          <w:rFonts w:hint="eastAsia"/>
        </w:rPr>
        <w:t>信号強度</w:t>
      </w:r>
      <w:r w:rsidR="00147936">
        <w:rPr>
          <w:rFonts w:hint="eastAsia"/>
        </w:rPr>
        <w:t>」</w:t>
      </w:r>
      <w:r w:rsidR="00220866">
        <w:rPr>
          <w:rFonts w:hint="eastAsia"/>
        </w:rPr>
        <w:t>は，上述の「</w:t>
      </w:r>
      <w:r w:rsidR="00220866">
        <w:rPr>
          <w:rFonts w:hint="eastAsia"/>
        </w:rPr>
        <w:t>11</w:t>
      </w:r>
      <w:r w:rsidR="00220866">
        <w:rPr>
          <w:rFonts w:hint="eastAsia"/>
        </w:rPr>
        <w:t>次高調波</w:t>
      </w:r>
      <w:r w:rsidR="00220866">
        <w:rPr>
          <w:rFonts w:hint="eastAsia"/>
        </w:rPr>
        <w:t>+</w:t>
      </w:r>
      <w:r w:rsidR="00220866">
        <w:rPr>
          <w:rFonts w:hint="eastAsia"/>
        </w:rPr>
        <w:t>基本波」「</w:t>
      </w:r>
      <w:r w:rsidR="00220866">
        <w:rPr>
          <w:rFonts w:hint="eastAsia"/>
        </w:rPr>
        <w:t>12</w:t>
      </w:r>
      <w:r w:rsidR="00220866">
        <w:rPr>
          <w:rFonts w:hint="eastAsia"/>
        </w:rPr>
        <w:t>次高調波</w:t>
      </w:r>
      <w:r w:rsidR="007E4401">
        <w:rPr>
          <w:rFonts w:hint="eastAsia"/>
        </w:rPr>
        <w:t>」「</w:t>
      </w:r>
      <w:r w:rsidR="007E4401">
        <w:rPr>
          <w:rFonts w:hint="eastAsia"/>
        </w:rPr>
        <w:t>13</w:t>
      </w:r>
      <w:r w:rsidR="007E4401">
        <w:rPr>
          <w:rFonts w:hint="eastAsia"/>
        </w:rPr>
        <w:t>次高調波</w:t>
      </w:r>
      <w:r w:rsidR="007E4401">
        <w:rPr>
          <w:rFonts w:hint="eastAsia"/>
        </w:rPr>
        <w:t>-</w:t>
      </w:r>
      <w:r w:rsidR="007E4401">
        <w:rPr>
          <w:rFonts w:hint="eastAsia"/>
        </w:rPr>
        <w:t>基本波」</w:t>
      </w:r>
      <w:r w:rsidR="00480D4E">
        <w:rPr>
          <w:rFonts w:hint="eastAsia"/>
        </w:rPr>
        <w:t>という</w:t>
      </w:r>
      <w:r w:rsidR="007E4401">
        <w:rPr>
          <w:rFonts w:hint="eastAsia"/>
        </w:rPr>
        <w:t>3</w:t>
      </w:r>
      <w:r w:rsidR="007E4401">
        <w:rPr>
          <w:rFonts w:hint="eastAsia"/>
        </w:rPr>
        <w:t>つ</w:t>
      </w:r>
      <w:r w:rsidR="00180C78">
        <w:rPr>
          <w:rFonts w:hint="eastAsia"/>
        </w:rPr>
        <w:t>の発生源を持ち，この</w:t>
      </w:r>
      <w:r w:rsidR="00180C78">
        <w:rPr>
          <w:rFonts w:hint="eastAsia"/>
        </w:rPr>
        <w:t>3</w:t>
      </w:r>
      <w:r w:rsidR="00180C78">
        <w:rPr>
          <w:rFonts w:hint="eastAsia"/>
        </w:rPr>
        <w:t>つから生じた光電子がそれぞれ干渉</w:t>
      </w:r>
      <w:r w:rsidR="00FA189D">
        <w:rPr>
          <w:rFonts w:hint="eastAsia"/>
        </w:rPr>
        <w:t>し</w:t>
      </w:r>
      <w:r w:rsidR="00846791">
        <w:rPr>
          <w:rFonts w:hint="eastAsia"/>
        </w:rPr>
        <w:t>あった結果が計測される</w:t>
      </w:r>
      <w:r w:rsidR="00846791">
        <w:rPr>
          <w:rFonts w:hint="eastAsia"/>
        </w:rPr>
        <w:t xml:space="preserve">. </w:t>
      </w:r>
      <w:r w:rsidR="00846791">
        <w:rPr>
          <w:rFonts w:hint="eastAsia"/>
        </w:rPr>
        <w:t>ここで，アルゴンに照射する高次高調波と基本波</w:t>
      </w:r>
      <w:r w:rsidR="00165249">
        <w:rPr>
          <w:rFonts w:hint="eastAsia"/>
        </w:rPr>
        <w:t>のディレイを変更すると，</w:t>
      </w:r>
      <w:r w:rsidR="00846791">
        <w:rPr>
          <w:rFonts w:hint="eastAsia"/>
        </w:rPr>
        <w:t>3</w:t>
      </w:r>
      <w:r w:rsidR="00846791">
        <w:rPr>
          <w:rFonts w:hint="eastAsia"/>
        </w:rPr>
        <w:t>つの</w:t>
      </w:r>
      <w:r w:rsidR="00165249">
        <w:rPr>
          <w:rFonts w:hint="eastAsia"/>
        </w:rPr>
        <w:t>発生源から生じた</w:t>
      </w:r>
      <w:r w:rsidR="00846791">
        <w:rPr>
          <w:rFonts w:hint="eastAsia"/>
        </w:rPr>
        <w:t>光電子の干渉が変化し，それによって光電子の運動量分布にも変化が生じる</w:t>
      </w:r>
      <w:r w:rsidR="00846791">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57354E1" w:rsidR="00B759E6" w:rsidRDefault="00B4783F" w:rsidP="00756E1B">
      <w:r w:rsidRPr="00B4783F">
        <w:rPr>
          <w:noProof/>
        </w:rPr>
        <w:drawing>
          <wp:inline distT="0" distB="0" distL="0" distR="0" wp14:anchorId="4787F35F" wp14:editId="099BA756">
            <wp:extent cx="5400040" cy="2365643"/>
            <wp:effectExtent l="0" t="0" r="0" b="0"/>
            <wp:docPr id="17" name="図 17"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365643"/>
                    </a:xfrm>
                    <a:prstGeom prst="rect">
                      <a:avLst/>
                    </a:prstGeom>
                    <a:noFill/>
                    <a:ln>
                      <a:noFill/>
                    </a:ln>
                  </pic:spPr>
                </pic:pic>
              </a:graphicData>
            </a:graphic>
          </wp:inline>
        </w:drawing>
      </w:r>
    </w:p>
    <w:p w14:paraId="44265580" w14:textId="0AA027B3" w:rsidR="00B759E6" w:rsidRDefault="00B759E6" w:rsidP="00B759E6">
      <w:pPr>
        <w:jc w:val="center"/>
      </w:pPr>
      <w:r>
        <w:t>図</w:t>
      </w:r>
      <w:r>
        <w:rPr>
          <w:rFonts w:hint="eastAsia"/>
        </w:rPr>
        <w:t>3</w:t>
      </w:r>
      <w:r>
        <w:t xml:space="preserve">.1 </w:t>
      </w:r>
      <w:r>
        <w:t>測定に用いた光学系</w:t>
      </w:r>
      <w:ins w:id="0" w:author="NH17A" w:date="2021-01-21T13:42:00Z">
        <w:r w:rsidR="00864888">
          <w:rPr>
            <w:rFonts w:hint="eastAsia"/>
          </w:rPr>
          <w:t xml:space="preserve">　このような形ではありません。</w:t>
        </w:r>
      </w:ins>
    </w:p>
    <w:p w14:paraId="01C37614" w14:textId="77777777" w:rsidR="000629CE" w:rsidRDefault="000629CE" w:rsidP="00B759E6">
      <w:pPr>
        <w:jc w:val="center"/>
      </w:pPr>
    </w:p>
    <w:p w14:paraId="674C08E0" w14:textId="0AA235C3" w:rsidR="00C727F7" w:rsidRDefault="00B759E6" w:rsidP="00756E1B">
      <w:r>
        <w:rPr>
          <w:rFonts w:hint="eastAsia"/>
        </w:rPr>
        <w:t>図</w:t>
      </w:r>
      <w:r>
        <w:rPr>
          <w:rFonts w:hint="eastAsia"/>
        </w:rPr>
        <w:t>3.1</w:t>
      </w:r>
      <w:r w:rsidR="00714024">
        <w:rPr>
          <w:rFonts w:hint="eastAsia"/>
        </w:rPr>
        <w:t>は大まかに，高次高調波を発生させるための部分と，発生した高次高調波を用いて測定を行う部分に分かれている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sidR="00A5721C">
        <w:rPr>
          <w:rFonts w:hint="eastAsia"/>
        </w:rPr>
        <w:t>1</w:t>
      </w:r>
      <w:r w:rsidR="00A5721C">
        <w:t>/2</w:t>
      </w:r>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4B0C35">
        <w:rPr>
          <w:rFonts w:hint="eastAsia"/>
        </w:rPr>
        <w:t>(c)</w:t>
      </w:r>
      <w:r w:rsidR="00102E04">
        <w:t>fused</w:t>
      </w:r>
      <w:r w:rsidR="00732D4F">
        <w:rPr>
          <w:rFonts w:hint="eastAsia"/>
        </w:rPr>
        <w:t xml:space="preserve"> </w:t>
      </w:r>
      <w:r w:rsidR="00732D4F">
        <w:t>silica</w:t>
      </w:r>
      <w:r w:rsidR="00732D4F">
        <w:t>に入射させ</w:t>
      </w:r>
      <w:r w:rsidR="00732D4F">
        <w:rPr>
          <w:rFonts w:hint="eastAsia"/>
        </w:rPr>
        <w:t>，</w:t>
      </w:r>
      <w:del w:id="1" w:author="NH17A" w:date="2021-01-21T13:43:00Z">
        <w:r w:rsidR="00732D4F" w:rsidDel="003F6FB0">
          <w:rPr>
            <w:rFonts w:hint="eastAsia"/>
          </w:rPr>
          <w:delText>後述する</w:delText>
        </w:r>
        <w:r w:rsidR="004B0C35" w:rsidDel="003F6FB0">
          <w:rPr>
            <w:rFonts w:hint="eastAsia"/>
          </w:rPr>
          <w:delText>(g)</w:delText>
        </w:r>
        <w:r w:rsidR="002A02BA" w:rsidDel="003F6FB0">
          <w:rPr>
            <w:rFonts w:hint="eastAsia"/>
          </w:rPr>
          <w:delText>8</w:delText>
        </w:r>
        <w:r w:rsidR="00732D4F" w:rsidDel="003F6FB0">
          <w:rPr>
            <w:rFonts w:hint="eastAsia"/>
          </w:rPr>
          <w:delText>00nm</w:delText>
        </w:r>
        <w:r w:rsidR="00732D4F" w:rsidDel="003F6FB0">
          <w:rPr>
            <w:rFonts w:hint="eastAsia"/>
          </w:rPr>
          <w:delText>レーザーとのディレイを調整した</w:delText>
        </w:r>
        <w:r w:rsidR="00732D4F" w:rsidDel="003F6FB0">
          <w:rPr>
            <w:rFonts w:hint="eastAsia"/>
          </w:rPr>
          <w:delText xml:space="preserve">. </w:delText>
        </w:r>
      </w:del>
      <w:r w:rsidR="004B0C35">
        <w:rPr>
          <w:rFonts w:hint="eastAsia"/>
        </w:rPr>
        <w:t>ディレイは</w:t>
      </w:r>
      <w:r w:rsidR="004B0C35">
        <w:rPr>
          <w:rFonts w:hint="eastAsia"/>
        </w:rPr>
        <w:t>(c)</w:t>
      </w:r>
      <w:r w:rsidR="00732D4F">
        <w:t>fused silica</w:t>
      </w:r>
      <w:r w:rsidR="003A1818">
        <w:t>の光軸に対する角度によって決まる</w:t>
      </w:r>
      <w:r w:rsidR="003A1818">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5F6F9B">
        <w:rPr>
          <w:rFonts w:hint="eastAsia"/>
        </w:rPr>
        <w:t>非線形結晶からは，</w:t>
      </w:r>
      <w:del w:id="2" w:author="NH17A" w:date="2021-01-21T13:46:00Z">
        <w:r w:rsidR="005F6F9B" w:rsidDel="00050CC5">
          <w:rPr>
            <w:rFonts w:hint="eastAsia"/>
          </w:rPr>
          <w:delText>800nm</w:delText>
        </w:r>
        <w:r w:rsidR="005F6F9B" w:rsidDel="00050CC5">
          <w:rPr>
            <w:rFonts w:hint="eastAsia"/>
          </w:rPr>
          <w:delText>の</w:delText>
        </w:r>
        <w:r w:rsidR="005F6F9B" w:rsidDel="00050CC5">
          <w:rPr>
            <w:rFonts w:hint="eastAsia"/>
          </w:rPr>
          <w:delText>IR</w:delText>
        </w:r>
        <w:r w:rsidR="005F6F9B" w:rsidDel="00050CC5">
          <w:rPr>
            <w:rFonts w:hint="eastAsia"/>
          </w:rPr>
          <w:delText>光（</w:delText>
        </w:r>
        <m:oMath>
          <m:r>
            <w:rPr>
              <w:rFonts w:ascii="Cambria Math" w:hAnsi="Cambria Math"/>
            </w:rPr>
            <m:t>y</m:t>
          </m:r>
        </m:oMath>
        <w:r w:rsidR="005F6F9B" w:rsidDel="00050CC5">
          <w:delText>方向の直線偏光）と</w:delText>
        </w:r>
      </w:del>
      <w:r w:rsidR="005F6F9B">
        <w:rPr>
          <w:rFonts w:hint="eastAsia"/>
        </w:rPr>
        <w:t>400nm</w:t>
      </w:r>
      <w:r w:rsidR="005F6F9B">
        <w:rPr>
          <w:rFonts w:hint="eastAsia"/>
        </w:rPr>
        <w:t>の紫外光（</w:t>
      </w:r>
      <m:oMath>
        <m:r>
          <w:rPr>
            <w:rFonts w:ascii="Cambria Math" w:hAnsi="Cambria Math"/>
          </w:rPr>
          <m:t>x</m:t>
        </m:r>
      </m:oMath>
      <w:r w:rsidR="005F6F9B">
        <w:t>方向の直線偏光）の</w:t>
      </w:r>
      <w:del w:id="3" w:author="NH17A" w:date="2021-01-21T13:48:00Z">
        <w:r w:rsidR="005F6F9B" w:rsidDel="005E6FFE">
          <w:delText>2</w:delText>
        </w:r>
        <w:r w:rsidR="005F6F9B" w:rsidDel="005E6FFE">
          <w:delText>種類の光が</w:delText>
        </w:r>
        <w:r w:rsidR="00783D92" w:rsidDel="005E6FFE">
          <w:delText>出ている</w:delText>
        </w:r>
      </w:del>
      <w:ins w:id="4" w:author="NH17A" w:date="2021-01-21T13:48:00Z">
        <w:r w:rsidR="005E6FFE">
          <w:rPr>
            <w:rFonts w:hint="eastAsia"/>
          </w:rPr>
          <w:t>光が出て、かつ</w:t>
        </w:r>
        <w:r w:rsidR="005E6FFE">
          <w:rPr>
            <w:rFonts w:hint="eastAsia"/>
          </w:rPr>
          <w:t>800n</w:t>
        </w:r>
        <w:r w:rsidR="005E6FFE">
          <w:t>m</w:t>
        </w:r>
        <w:r w:rsidR="005E6FFE">
          <w:rPr>
            <w:rFonts w:hint="eastAsia"/>
          </w:rPr>
          <w:t>の光がそのまま透過している</w:t>
        </w:r>
      </w:ins>
      <w:r w:rsidR="00783D92">
        <w:rPr>
          <w:rFonts w:hint="eastAsia"/>
        </w:rPr>
        <w:t xml:space="preserve">. </w:t>
      </w:r>
      <w:r w:rsidR="00F53620">
        <w:rPr>
          <w:rFonts w:hint="eastAsia"/>
        </w:rPr>
        <w:t>この</w:t>
      </w:r>
      <w:r w:rsidR="00102E04">
        <w:rPr>
          <w:rFonts w:hint="eastAsia"/>
        </w:rPr>
        <w:t>2</w:t>
      </w:r>
      <w:r w:rsidR="00102E04">
        <w:rPr>
          <w:rFonts w:hint="eastAsia"/>
        </w:rPr>
        <w:t>種類の光の偏光方向を同じ</w:t>
      </w:r>
      <w:r w:rsidR="0075376C">
        <w:rPr>
          <w:rFonts w:hint="eastAsia"/>
        </w:rPr>
        <w:t>にするた</w:t>
      </w:r>
      <w:r w:rsidR="0075376C">
        <w:t>め</w:t>
      </w:r>
      <w:r w:rsidR="0075376C">
        <w:rPr>
          <w:rFonts w:hint="eastAsia"/>
        </w:rPr>
        <w:t>に，</w:t>
      </w:r>
      <w:r w:rsidR="0075376C">
        <w:rPr>
          <w:rFonts w:hint="eastAsia"/>
        </w:rPr>
        <w:t>(e)</w:t>
      </w:r>
      <w:ins w:id="5" w:author="NH17A" w:date="2021-01-21T13:54:00Z">
        <w:r w:rsidR="00112DD7">
          <w:rPr>
            <w:rFonts w:hint="eastAsia"/>
          </w:rPr>
          <w:t>別な波長版を用いて</w:t>
        </w:r>
      </w:ins>
      <w:del w:id="6" w:author="NH17A" w:date="2021-01-21T13:54:00Z">
        <w:r w:rsidR="00102E04" w:rsidDel="00112DD7">
          <w:rPr>
            <w:rFonts w:hint="eastAsia"/>
          </w:rPr>
          <w:delText>カルサイトを用いて</w:delText>
        </w:r>
      </w:del>
      <w:r w:rsidR="00102E04">
        <w:rPr>
          <w:rFonts w:hint="eastAsia"/>
        </w:rPr>
        <w:t>，</w:t>
      </w:r>
      <w:r w:rsidR="00102E04">
        <w:t>双方とも</w:t>
      </w:r>
      <m:oMath>
        <m:r>
          <w:rPr>
            <w:rFonts w:ascii="Cambria Math" w:hAnsi="Cambria Math"/>
          </w:rPr>
          <m:t>x</m:t>
        </m:r>
      </m:oMath>
      <w:r w:rsidR="00102E04">
        <w:t>方向の直線偏光とした</w:t>
      </w:r>
      <w:r w:rsidR="00102E04">
        <w:rPr>
          <w:rFonts w:hint="eastAsia"/>
        </w:rPr>
        <w:t xml:space="preserve">. </w:t>
      </w:r>
      <w:ins w:id="7" w:author="NH17A" w:date="2021-01-21T13:54:00Z">
        <w:r w:rsidR="00112DD7">
          <w:rPr>
            <w:rFonts w:hint="eastAsia"/>
          </w:rPr>
          <w:t>またカルサイト板により、</w:t>
        </w:r>
        <w:r w:rsidR="00112DD7">
          <w:rPr>
            <w:rFonts w:hint="eastAsia"/>
          </w:rPr>
          <w:t>800nm</w:t>
        </w:r>
        <w:r w:rsidR="00112DD7">
          <w:rPr>
            <w:rFonts w:hint="eastAsia"/>
          </w:rPr>
          <w:t>と</w:t>
        </w:r>
        <w:r w:rsidR="00112DD7">
          <w:rPr>
            <w:rFonts w:hint="eastAsia"/>
          </w:rPr>
          <w:t>400nm</w:t>
        </w:r>
        <w:r w:rsidR="00112DD7">
          <w:rPr>
            <w:rFonts w:hint="eastAsia"/>
          </w:rPr>
          <w:t>の光の群遅延を調整した。</w:t>
        </w:r>
      </w:ins>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t>次に</w:t>
      </w:r>
      <w:r w:rsidR="0075376C">
        <w:rPr>
          <w:rFonts w:hint="eastAsia"/>
        </w:rPr>
        <w:t>，</w:t>
      </w:r>
      <w:ins w:id="8" w:author="NH17A" w:date="2021-01-21T13:54:00Z">
        <w:r w:rsidR="000E14AB">
          <w:rPr>
            <w:rFonts w:hint="eastAsia"/>
          </w:rPr>
          <w:t>イオン化過程の</w:t>
        </w:r>
      </w:ins>
      <w:del w:id="9" w:author="NH17A" w:date="2021-01-21T13:54:00Z">
        <w:r w:rsidR="0075376C" w:rsidDel="000E14AB">
          <w:delText>信号強度の</w:delText>
        </w:r>
      </w:del>
      <w:r w:rsidR="0075376C">
        <w:t>測定機構について説明する</w:t>
      </w:r>
      <w:r w:rsidR="0075376C">
        <w:rPr>
          <w:rFonts w:hint="eastAsia"/>
        </w:rPr>
        <w:t xml:space="preserve">. </w:t>
      </w:r>
      <w:ins w:id="10" w:author="NH17A" w:date="2021-01-21T13:59:00Z">
        <w:r w:rsidR="0034597C">
          <w:rPr>
            <w:rFonts w:hint="eastAsia"/>
          </w:rPr>
          <w:t>また、イオン化に際して必要な赤外光は、</w:t>
        </w:r>
      </w:ins>
      <w:ins w:id="11" w:author="NH17A" w:date="2021-01-21T14:00:00Z">
        <w:r w:rsidR="0034597C">
          <w:rPr>
            <w:rFonts w:hint="eastAsia"/>
          </w:rPr>
          <w:t>高次高調波を発生させる赤外光と同軸に進んでいる。</w:t>
        </w:r>
      </w:ins>
      <w:r w:rsidR="0075376C">
        <w:t>(f)Kr</w:t>
      </w:r>
      <w:r w:rsidR="0075376C">
        <w:t>ガス</w:t>
      </w:r>
      <w:r w:rsidR="00F22EC2">
        <w:t>から発生した高次高調波に</w:t>
      </w:r>
      <w:r w:rsidR="00F22EC2">
        <w:rPr>
          <w:rFonts w:hint="eastAsia"/>
        </w:rPr>
        <w:t>，</w:t>
      </w:r>
      <w:r w:rsidR="0053078F">
        <w:rPr>
          <w:rFonts w:hint="eastAsia"/>
        </w:rPr>
        <w:t>基本波である</w:t>
      </w:r>
      <w:r w:rsidR="00F22EC2">
        <w:rPr>
          <w:rFonts w:hint="eastAsia"/>
        </w:rPr>
        <w:t>(g)</w:t>
      </w:r>
      <w:r w:rsidR="0053078F">
        <w:rPr>
          <w:rFonts w:hint="eastAsia"/>
        </w:rPr>
        <w:t>8</w:t>
      </w:r>
      <w:r w:rsidR="00F22EC2">
        <w:rPr>
          <w:rFonts w:hint="eastAsia"/>
        </w:rPr>
        <w:t>00nm</w:t>
      </w:r>
      <w:r w:rsidR="00F22EC2">
        <w:rPr>
          <w:rFonts w:hint="eastAsia"/>
        </w:rPr>
        <w:t>レーザーを加えて，</w:t>
      </w:r>
      <w:r w:rsidR="00F22EC2">
        <w:rPr>
          <w:rFonts w:hint="eastAsia"/>
        </w:rPr>
        <w:t>(h)</w:t>
      </w:r>
      <w:r w:rsidR="009D68F6">
        <w:rPr>
          <w:rFonts w:hint="eastAsia"/>
        </w:rPr>
        <w:t>アルゴン</w:t>
      </w:r>
      <w:r w:rsidR="00F22EC2">
        <w:rPr>
          <w:rFonts w:hint="eastAsia"/>
        </w:rPr>
        <w:t>ガスをイオン化</w:t>
      </w:r>
      <w:r w:rsidR="00B67196">
        <w:rPr>
          <w:rFonts w:hint="eastAsia"/>
        </w:rPr>
        <w:t>した</w:t>
      </w:r>
      <w:r w:rsidR="00F22EC2">
        <w:rPr>
          <w:rFonts w:hint="eastAsia"/>
        </w:rPr>
        <w:t xml:space="preserve">. </w:t>
      </w:r>
      <w:r w:rsidR="0007748C">
        <w:t>(h)</w:t>
      </w:r>
      <w:r w:rsidR="0007748C">
        <w:t>アルゴン</w:t>
      </w:r>
      <w:r w:rsidR="00F22EC2">
        <w:t>ガスから生じた光電子の</w:t>
      </w:r>
      <w:r w:rsidR="00B67196">
        <w:t>運動量分布を得るために</w:t>
      </w:r>
      <w:r w:rsidR="00B67196">
        <w:rPr>
          <w:rFonts w:hint="eastAsia"/>
        </w:rPr>
        <w:t>，</w:t>
      </w:r>
      <w:r w:rsidR="00C74F1B">
        <w:rPr>
          <w:rFonts w:hint="eastAsia"/>
        </w:rPr>
        <w:t>後に詳解する</w:t>
      </w:r>
      <w:r w:rsidR="00B67196">
        <w:rPr>
          <w:rFonts w:hint="eastAsia"/>
        </w:rPr>
        <w:t>(i)</w:t>
      </w:r>
      <w:ins w:id="12" w:author="NH17A" w:date="2021-01-21T14:01:00Z">
        <w:r w:rsidR="0034597C">
          <w:t>Velocity Map Imaging</w:t>
        </w:r>
        <w:r w:rsidR="0034597C">
          <w:rPr>
            <w:rFonts w:hint="eastAsia"/>
          </w:rPr>
          <w:t>（</w:t>
        </w:r>
        <w:r w:rsidR="0034597C">
          <w:rPr>
            <w:rFonts w:hint="eastAsia"/>
          </w:rPr>
          <w:t>VMI</w:t>
        </w:r>
        <w:r w:rsidR="0034597C">
          <w:rPr>
            <w:rFonts w:hint="eastAsia"/>
          </w:rPr>
          <w:t>）法を用いて</w:t>
        </w:r>
      </w:ins>
      <w:del w:id="13" w:author="NH17A" w:date="2021-01-21T14:01:00Z">
        <w:r w:rsidR="00B67196" w:rsidDel="00AB085B">
          <w:rPr>
            <w:rFonts w:hint="eastAsia"/>
          </w:rPr>
          <w:delText>マイクロチャンネルプレート</w:delText>
        </w:r>
        <w:r w:rsidR="00667AEA" w:rsidDel="00AB085B">
          <w:rPr>
            <w:rFonts w:hint="eastAsia"/>
          </w:rPr>
          <w:delText>(</w:delText>
        </w:r>
        <w:r w:rsidR="002030AB" w:rsidDel="00AB085B">
          <w:delText xml:space="preserve">Micro Channel Plate, </w:delText>
        </w:r>
        <w:r w:rsidR="00667AEA" w:rsidDel="00AB085B">
          <w:rPr>
            <w:rFonts w:hint="eastAsia"/>
          </w:rPr>
          <w:delText>MCP)</w:delText>
        </w:r>
        <w:r w:rsidR="00B67196" w:rsidDel="00AB085B">
          <w:rPr>
            <w:rFonts w:hint="eastAsia"/>
          </w:rPr>
          <w:delText>を用いて</w:delText>
        </w:r>
      </w:del>
      <w:r w:rsidR="00A72AC8">
        <w:rPr>
          <w:rFonts w:hint="eastAsia"/>
        </w:rPr>
        <w:t>信号強度の測定を行った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2BC89029" w:rsidR="00414604" w:rsidRDefault="00500F32" w:rsidP="00756E1B">
      <w:r>
        <w:rPr>
          <w:rFonts w:hint="eastAsia"/>
        </w:rPr>
        <w:t>図</w:t>
      </w:r>
      <w:r>
        <w:rPr>
          <w:rFonts w:hint="eastAsia"/>
        </w:rPr>
        <w:t>3.2</w:t>
      </w:r>
      <w:r>
        <w:rPr>
          <w:rFonts w:hint="eastAsia"/>
        </w:rPr>
        <w:t>は，</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4C532DB9" w14:textId="020374FA" w:rsidR="0025170C" w:rsidRDefault="0025170C" w:rsidP="00364E7C">
            <w:pPr>
              <w:jc w:val="center"/>
            </w:pPr>
            <w:r>
              <w:t>VMI-MCP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2E0DF6D6" w14:textId="6CE7570D" w:rsidR="0025170C" w:rsidRDefault="0025170C" w:rsidP="00364E7C">
            <w:pPr>
              <w:jc w:val="center"/>
            </w:pPr>
            <w:r>
              <w:t>1451</w:t>
            </w:r>
          </w:p>
        </w:tc>
      </w:tr>
    </w:tbl>
    <w:p w14:paraId="59AB59FC" w14:textId="77777777" w:rsidR="00364E7C" w:rsidRDefault="00364E7C" w:rsidP="00756E1B"/>
    <w:p w14:paraId="32753A59" w14:textId="69E3E160" w:rsidR="00B50A31" w:rsidRDefault="00C53719" w:rsidP="00756E1B">
      <w:r>
        <w:rPr>
          <w:rFonts w:hint="eastAsia"/>
        </w:rPr>
        <w:t>図</w:t>
      </w:r>
      <w:r>
        <w:rPr>
          <w:rFonts w:hint="eastAsia"/>
        </w:rPr>
        <w:t>3.2</w:t>
      </w:r>
      <w:r>
        <w:rPr>
          <w:rFonts w:hint="eastAsia"/>
        </w:rPr>
        <w:t>において，高次高調波と</w:t>
      </w:r>
      <w:r w:rsidR="007E4CF5">
        <w:rPr>
          <w:rFonts w:hint="eastAsia"/>
        </w:rPr>
        <w:t>赤外</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57DC9480" w:rsidR="00F9778E" w:rsidRPr="00CF5A67" w:rsidRDefault="00B26EDC" w:rsidP="00F9778E">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w:t>
      </w:r>
      <w:r>
        <w:rPr>
          <w:rFonts w:ascii="Segoe UI Symbol" w:hAnsi="Segoe UI Symbol" w:cs="Segoe UI Symbol"/>
        </w:rPr>
        <w:t>2.1</w:t>
      </w:r>
      <w:r>
        <w:rPr>
          <w:rFonts w:ascii="Segoe UI Symbol" w:hAnsi="Segoe UI Symbol" w:cs="Segoe UI Symbol"/>
        </w:rPr>
        <w:t>と図</w:t>
      </w:r>
      <w:r>
        <w:rPr>
          <w:rFonts w:ascii="Segoe UI Symbol" w:hAnsi="Segoe UI Symbol" w:cs="Segoe UI Symbol" w:hint="eastAsia"/>
        </w:rPr>
        <w:t>2.2.2</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Pr>
          <w:rFonts w:ascii="Segoe UI Symbol" w:hAnsi="Segoe UI Symbol" w:cs="Segoe UI Symbol" w:hint="eastAsia"/>
        </w:rPr>
        <w:t>2.2.1</w:t>
      </w:r>
      <w:r>
        <w:rPr>
          <w:rFonts w:ascii="Segoe UI Symbol" w:hAnsi="Segoe UI Symbol" w:cs="Segoe UI Symbol" w:hint="eastAsia"/>
        </w:rPr>
        <w:t>は光電子の運動量が比較的大きい場合，図</w:t>
      </w:r>
      <w:r>
        <w:rPr>
          <w:rFonts w:ascii="Segoe UI Symbol" w:hAnsi="Segoe UI Symbol" w:cs="Segoe UI Symbol" w:hint="eastAsia"/>
        </w:rPr>
        <w:t>2.2.2</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w:t>
      </w:r>
      <w:r>
        <w:rPr>
          <w:rFonts w:ascii="Segoe UI Symbol" w:hAnsi="Segoe UI Symbol" w:cs="Segoe UI Symbol" w:hint="eastAsia"/>
        </w:rPr>
        <w:lastRenderedPageBreak/>
        <w:t>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r w:rsidR="00362715">
        <w:rPr>
          <w:rFonts w:ascii="Segoe UI Symbol" w:hAnsi="Segoe UI Symbol" w:cs="Segoe UI Symbol" w:hint="eastAsia"/>
        </w:rPr>
        <w:t>第一イオン化エネルギー</w:t>
      </w:r>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F9778E">
        <w:rPr>
          <w:rFonts w:ascii="Segoe UI Symbol" w:hAnsi="Segoe UI Symbol" w:cs="Segoe UI Symbol" w:hint="eastAsia"/>
        </w:rPr>
        <w:t>(2.2</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77777777"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(2.2.1)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77777777" w:rsidR="004B57DB" w:rsidRPr="005A3371" w:rsidRDefault="00FE0922"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(2.2.2)</m:t>
          </m:r>
        </m:oMath>
      </m:oMathPara>
    </w:p>
    <w:p w14:paraId="3D3C0424" w14:textId="2AF50603"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Pr>
          <w:rFonts w:ascii="Segoe UI Symbol" w:hAnsi="Segoe UI Symbol" w:cs="Segoe UI Symbol" w:hint="eastAsia"/>
        </w:rPr>
        <w:t>(2.2.1)</w:t>
      </w:r>
      <w:r>
        <w:rPr>
          <w:rFonts w:ascii="Segoe UI Symbol" w:hAnsi="Segoe UI Symbol" w:cs="Segoe UI Symbol" w:hint="eastAsia"/>
        </w:rPr>
        <w:t>と式</w:t>
      </w:r>
      <w:r>
        <w:rPr>
          <w:rFonts w:ascii="Segoe UI Symbol" w:hAnsi="Segoe UI Symbol" w:cs="Segoe UI Symbol" w:hint="eastAsia"/>
        </w:rPr>
        <w:t>(2.2.2)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E16108">
        <w:rPr>
          <w:rFonts w:ascii="Segoe UI Symbol" w:hAnsi="Segoe UI Symbol" w:cs="Segoe UI Symbol" w:hint="eastAsia"/>
        </w:rPr>
        <w:t>分布</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7E4CF5">
        <w:rPr>
          <w:rFonts w:ascii="Segoe UI Symbol" w:hAnsi="Segoe UI Symbol" w:cs="Segoe UI Symbol" w:hint="eastAsia"/>
        </w:rPr>
        <w:t>赤外</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w:t>
      </w:r>
      <w:r w:rsidR="00BE73AE">
        <w:rPr>
          <w:rFonts w:ascii="Segoe UI Symbol" w:hAnsi="Segoe UI Symbol" w:cs="Segoe UI Symbol"/>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7E4CF5">
        <w:rPr>
          <w:rFonts w:ascii="Segoe UI Symbol" w:hAnsi="Segoe UI Symbol" w:cs="Segoe UI Symbol" w:hint="eastAsia"/>
        </w:rPr>
        <w:t>赤外</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7E4CF5">
        <w:rPr>
          <w:rFonts w:ascii="Segoe UI Symbol" w:hAnsi="Segoe UI Symbol" w:cs="Segoe UI Symbol" w:hint="eastAsia"/>
        </w:rPr>
        <w:t>赤外</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r w:rsidR="002453F2">
        <w:rPr>
          <w:rFonts w:ascii="Segoe UI Symbol" w:hAnsi="Segoe UI Symbol" w:cs="Segoe UI Symbol"/>
        </w:rPr>
        <w:t>21</w:t>
      </w:r>
      <w:r w:rsidR="002A51F5">
        <w:rPr>
          <w:rFonts w:ascii="Segoe UI Symbol" w:hAnsi="Segoe UI Symbol" w:cs="Segoe UI Symbol" w:hint="eastAsia"/>
        </w:rPr>
        <w:t>°を表す</w:t>
      </w:r>
      <w:r w:rsidR="002A51F5">
        <w:rPr>
          <w:rFonts w:ascii="Segoe UI Symbol" w:hAnsi="Segoe UI Symbol" w:cs="Segoe UI Symbol" w:hint="eastAsia"/>
        </w:rPr>
        <w:t xml:space="preserve">. </w:t>
      </w:r>
      <w:r w:rsidR="00CA2C81">
        <w:rPr>
          <w:rFonts w:ascii="Segoe UI Symbol" w:hAnsi="Segoe UI Symbol" w:cs="Segoe UI Symbol" w:hint="eastAsia"/>
        </w:rPr>
        <w:t>これは</w:t>
      </w:r>
      <w:r w:rsidR="00CA2C81">
        <w:rPr>
          <w:rFonts w:ascii="Segoe UI Symbol" w:hAnsi="Segoe UI Symbol" w:cs="Segoe UI Symbol" w:hint="eastAsia"/>
        </w:rPr>
        <w:t>Fused silica</w:t>
      </w:r>
      <w:r w:rsidR="00CA2C81">
        <w:rPr>
          <w:rFonts w:ascii="Segoe UI Symbol" w:hAnsi="Segoe UI Symbol" w:cs="Segoe UI Symbol" w:hint="eastAsia"/>
        </w:rPr>
        <w:t>の回転角を表すが，</w:t>
      </w:r>
      <w:r w:rsidR="00DB26AB">
        <w:rPr>
          <w:rFonts w:ascii="Segoe UI Symbol" w:hAnsi="Segoe UI Symbol" w:cs="Segoe UI Symbol" w:hint="eastAsia"/>
        </w:rPr>
        <w:t>光軸に対する</w:t>
      </w:r>
      <w:r w:rsidR="00CA2C81">
        <w:rPr>
          <w:rFonts w:ascii="Segoe UI Symbol" w:hAnsi="Segoe UI Symbol" w:cs="Segoe UI Symbol" w:hint="eastAsia"/>
        </w:rPr>
        <w:t>回転角が大きくなればなるほど，光が</w:t>
      </w:r>
      <w:r w:rsidR="00CA2C81">
        <w:rPr>
          <w:rFonts w:ascii="Segoe UI Symbol" w:hAnsi="Segoe UI Symbol" w:cs="Segoe UI Symbol" w:hint="eastAsia"/>
        </w:rPr>
        <w:t>Fused silica</w:t>
      </w:r>
      <w:r w:rsidR="00CA2C81">
        <w:rPr>
          <w:rFonts w:ascii="Segoe UI Symbol" w:hAnsi="Segoe UI Symbol" w:cs="Segoe UI Symbol" w:hint="eastAsia"/>
        </w:rPr>
        <w:t>を通る際の光路長が大きくなるので，</w:t>
      </w:r>
      <w:r w:rsidR="00DB26AB">
        <w:rPr>
          <w:rFonts w:ascii="Segoe UI Symbol" w:hAnsi="Segoe UI Symbol" w:cs="Segoe UI Symbol" w:hint="eastAsia"/>
        </w:rPr>
        <w:t>高次高調波と</w:t>
      </w:r>
      <w:r w:rsidR="00D768DA">
        <w:rPr>
          <w:rFonts w:ascii="Segoe UI Symbol" w:hAnsi="Segoe UI Symbol" w:cs="Segoe UI Symbol" w:hint="eastAsia"/>
        </w:rPr>
        <w:t>赤外光のディレイが大きくなる</w:t>
      </w:r>
      <w:r w:rsidR="00D768DA">
        <w:rPr>
          <w:rFonts w:ascii="Segoe UI Symbol" w:hAnsi="Segoe UI Symbol" w:cs="Segoe UI Symbol" w:hint="eastAsia"/>
        </w:rPr>
        <w:t xml:space="preserve">. </w:t>
      </w:r>
      <w:r w:rsidR="00CA2C81">
        <w:rPr>
          <w:rFonts w:ascii="Segoe UI Symbol" w:hAnsi="Segoe UI Symbol" w:cs="Segoe UI Symbol" w:hint="eastAsia"/>
        </w:rPr>
        <w:t xml:space="preserve"> </w:t>
      </w:r>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14"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15"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w:t>
      </w:r>
      <w:r w:rsidR="001C7EDD">
        <w:rPr>
          <w:rFonts w:ascii="Segoe UI Symbol" w:hAnsi="Segoe UI Symbol" w:cs="Segoe UI Symbol" w:hint="eastAsia"/>
        </w:rPr>
        <w:lastRenderedPageBreak/>
        <w:t>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1B19E2A6" w14:textId="77777777" w:rsidR="004E7A14" w:rsidRDefault="004E7A14" w:rsidP="00101854">
      <w:pPr>
        <w:jc w:val="center"/>
        <w:rPr>
          <w:rFonts w:ascii="Segoe UI Symbol" w:hAnsi="Segoe UI Symbol" w:cs="Segoe UI Symbol"/>
          <w:strike/>
          <w:noProof/>
        </w:rPr>
      </w:pPr>
    </w:p>
    <w:p w14:paraId="76F2D141" w14:textId="5989D035" w:rsidR="00101854" w:rsidRDefault="004E7A14" w:rsidP="00101854">
      <w:pPr>
        <w:jc w:val="center"/>
        <w:rPr>
          <w:rFonts w:ascii="Segoe UI Symbol" w:hAnsi="Segoe UI Symbol" w:cs="Segoe UI Symbol"/>
          <w:strike/>
        </w:rPr>
      </w:pPr>
      <w:r w:rsidRPr="004E7A14">
        <w:rPr>
          <w:rFonts w:ascii="Segoe UI Symbol" w:hAnsi="Segoe UI Symbol" w:cs="Segoe UI Symbol"/>
          <w:strike/>
          <w:noProof/>
        </w:rPr>
        <w:drawing>
          <wp:inline distT="0" distB="0" distL="0" distR="0" wp14:anchorId="33C7538F" wp14:editId="1A1119C3">
            <wp:extent cx="5400040" cy="5984900"/>
            <wp:effectExtent l="0" t="0" r="0" b="0"/>
            <wp:docPr id="10" name="図 10"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84900"/>
                    </a:xfrm>
                    <a:prstGeom prst="rect">
                      <a:avLst/>
                    </a:prstGeom>
                    <a:noFill/>
                    <a:ln>
                      <a:noFill/>
                    </a:ln>
                  </pic:spPr>
                </pic:pic>
              </a:graphicData>
            </a:graphic>
          </wp:inline>
        </w:drawing>
      </w:r>
    </w:p>
    <w:p w14:paraId="164410DD" w14:textId="77777777" w:rsidR="004E7A14" w:rsidRDefault="004E7A14" w:rsidP="004E7A14">
      <w:pPr>
        <w:rPr>
          <w:rFonts w:ascii="Segoe UI Symbol" w:hAnsi="Segoe UI Symbol" w:cs="Segoe UI Symbol"/>
          <w:strike/>
        </w:rPr>
      </w:pPr>
    </w:p>
    <w:p w14:paraId="114F796C" w14:textId="01615075" w:rsidR="00101854" w:rsidRDefault="00101854" w:rsidP="00101854">
      <w:pPr>
        <w:jc w:val="center"/>
        <w:rPr>
          <w:rFonts w:ascii="Segoe UI Symbol" w:hAnsi="Segoe UI Symbol" w:cs="Segoe UI Symbol"/>
        </w:rPr>
      </w:pPr>
      <w:r>
        <w:rPr>
          <w:rFonts w:ascii="Segoe UI Symbol" w:hAnsi="Segoe UI Symbol" w:cs="Segoe UI Symbol"/>
        </w:rPr>
        <w:t>図</w:t>
      </w:r>
      <w:r w:rsidR="004E5676">
        <w:rPr>
          <w:rFonts w:ascii="Segoe UI Symbol" w:hAnsi="Segoe UI Symbol" w:cs="Segoe UI Symbol"/>
        </w:rPr>
        <w:t>3.5</w:t>
      </w:r>
      <w:r>
        <w:rPr>
          <w:rFonts w:ascii="Segoe UI Symbol" w:hAnsi="Segoe UI Symbol" w:cs="Segoe UI Symbol"/>
        </w:rPr>
        <w:t xml:space="preserve">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p>
    <w:p w14:paraId="135B1111" w14:textId="77777777" w:rsidR="00B6218F" w:rsidRPr="00101854" w:rsidRDefault="00B6218F" w:rsidP="00101854">
      <w:pPr>
        <w:jc w:val="center"/>
        <w:rPr>
          <w:rFonts w:ascii="Segoe UI Symbol" w:hAnsi="Segoe UI Symbol" w:cs="Segoe UI Symbol"/>
        </w:rPr>
      </w:pPr>
    </w:p>
    <w:p w14:paraId="3439CAA9" w14:textId="44E7EFB1" w:rsidR="008F5546" w:rsidRPr="0070437E" w:rsidRDefault="00442DFC" w:rsidP="00442DFC">
      <w:pPr>
        <w:rPr>
          <w:rFonts w:ascii="Segoe UI Symbol" w:hAnsi="Segoe UI Symbol" w:cs="Segoe UI Symbol"/>
        </w:rPr>
      </w:pPr>
      <w:r>
        <w:rPr>
          <w:rFonts w:ascii="Segoe UI Symbol" w:hAnsi="Segoe UI Symbol" w:cs="Segoe UI Symbol" w:hint="eastAsia"/>
        </w:rPr>
        <w:t>図</w:t>
      </w:r>
      <w:r w:rsidR="004E5676">
        <w:rPr>
          <w:rFonts w:ascii="Segoe UI Symbol" w:hAnsi="Segoe UI Symbol" w:cs="Segoe UI Symbol" w:hint="eastAsia"/>
        </w:rPr>
        <w:t>3.5</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DE4F10">
        <w:rPr>
          <w:rFonts w:ascii="Segoe UI Symbol" w:hAnsi="Segoe UI Symbol" w:cs="Segoe UI Symbol" w:hint="eastAsia"/>
        </w:rPr>
        <w:t>では同心円状に信号強度の強い部分が並んでいるのがわかる</w:t>
      </w:r>
      <w:r w:rsidR="00DE4F10">
        <w:rPr>
          <w:rFonts w:ascii="Segoe UI Symbol" w:hAnsi="Segoe UI Symbol" w:cs="Segoe UI Symbol" w:hint="eastAsia"/>
        </w:rPr>
        <w:t xml:space="preserve">. </w:t>
      </w:r>
      <w:r w:rsidR="00DE4F10">
        <w:rPr>
          <w:rFonts w:ascii="Segoe UI Symbol" w:hAnsi="Segoe UI Symbol" w:cs="Segoe UI Symbol"/>
        </w:rPr>
        <w:t>3.1</w:t>
      </w:r>
      <w:r w:rsidR="00DE4F10">
        <w:rPr>
          <w:rFonts w:ascii="Segoe UI Symbol" w:hAnsi="Segoe UI Symbol" w:cs="Segoe UI Symbol"/>
        </w:rPr>
        <w:t>節で述べたように</w:t>
      </w:r>
      <w:r w:rsidR="00DE4F10">
        <w:rPr>
          <w:rFonts w:ascii="Segoe UI Symbol" w:hAnsi="Segoe UI Symbol" w:cs="Segoe UI Symbol" w:hint="eastAsia"/>
        </w:rPr>
        <w:t>，</w:t>
      </w:r>
      <w:r w:rsidR="00DE4F10">
        <w:rPr>
          <w:rFonts w:ascii="Segoe UI Symbol" w:hAnsi="Segoe UI Symbol" w:cs="Segoe UI Symbol"/>
        </w:rPr>
        <w:t>図の中心からの距離</w:t>
      </w:r>
      <m:oMath>
        <m:r>
          <w:rPr>
            <w:rFonts w:ascii="Cambria Math" w:hAnsi="Cambria Math" w:cs="Segoe UI Symbol"/>
          </w:rPr>
          <m:t>r</m:t>
        </m:r>
      </m:oMath>
      <w:r w:rsidR="00DE4F10">
        <w:rPr>
          <w:rFonts w:ascii="Segoe UI Symbol" w:hAnsi="Segoe UI Symbol" w:cs="Segoe UI Symbol"/>
        </w:rPr>
        <w:t>は光電子が受け取ったエネルギーの大きさに対応しており</w:t>
      </w:r>
      <w:r w:rsidR="00DE4F10">
        <w:rPr>
          <w:rFonts w:ascii="Segoe UI Symbol" w:hAnsi="Segoe UI Symbol" w:cs="Segoe UI Symbol" w:hint="eastAsia"/>
        </w:rPr>
        <w:t>，</w:t>
      </w:r>
      <w:r w:rsidR="00DE4F10">
        <w:rPr>
          <w:rFonts w:ascii="Segoe UI Symbol" w:hAnsi="Segoe UI Symbol" w:cs="Segoe UI Symbol"/>
        </w:rPr>
        <w:t>この輪は各次数の高次高調波と等しいエネルギー</w:t>
      </w:r>
      <w:r w:rsidR="00855D75">
        <w:rPr>
          <w:rFonts w:ascii="Segoe UI Symbol" w:hAnsi="Segoe UI Symbol" w:cs="Segoe UI Symbol"/>
        </w:rPr>
        <w:t>を受け取った光電子</w:t>
      </w:r>
      <w:r w:rsidR="00943D0F">
        <w:rPr>
          <w:rFonts w:ascii="Segoe UI Symbol" w:hAnsi="Segoe UI Symbol" w:cs="Segoe UI Symbol"/>
        </w:rPr>
        <w:t>が計測されてできたものである</w:t>
      </w:r>
      <w:r w:rsidR="00943D0F">
        <w:rPr>
          <w:rFonts w:ascii="Segoe UI Symbol" w:hAnsi="Segoe UI Symbol" w:cs="Segoe UI Symbol" w:hint="eastAsia"/>
        </w:rPr>
        <w:t xml:space="preserve">. </w:t>
      </w:r>
      <w:r w:rsidR="00943D0F">
        <w:rPr>
          <w:rFonts w:ascii="Segoe UI Symbol" w:hAnsi="Segoe UI Symbol" w:cs="Segoe UI Symbol" w:hint="eastAsia"/>
        </w:rPr>
        <w:t>式</w:t>
      </w:r>
      <w:r w:rsidR="00943D0F">
        <w:rPr>
          <w:rFonts w:ascii="Segoe UI Symbol" w:hAnsi="Segoe UI Symbol" w:cs="Segoe UI Symbol" w:hint="eastAsia"/>
        </w:rPr>
        <w:t>(2.2.1)</w:t>
      </w:r>
      <w:r w:rsidR="00943D0F">
        <w:rPr>
          <w:rFonts w:ascii="Segoe UI Symbol" w:hAnsi="Segoe UI Symbol" w:cs="Segoe UI Symbol" w:hint="eastAsia"/>
        </w:rPr>
        <w:t>から，アルゴン原子をイオン化させるには</w:t>
      </w:r>
      <w:r w:rsidR="00943D0F">
        <w:rPr>
          <w:rFonts w:ascii="Segoe UI Symbol" w:hAnsi="Segoe UI Symbol" w:cs="Segoe UI Symbol" w:hint="eastAsia"/>
        </w:rPr>
        <w:t>15.7596eV</w:t>
      </w:r>
      <w:r w:rsidR="00943D0F">
        <w:rPr>
          <w:rFonts w:ascii="Segoe UI Symbol" w:hAnsi="Segoe UI Symbol" w:cs="Segoe UI Symbol" w:hint="eastAsia"/>
        </w:rPr>
        <w:t>より大きいエネルギーが必要になることがわかる</w:t>
      </w:r>
      <w:r w:rsidR="00943D0F">
        <w:rPr>
          <w:rFonts w:ascii="Segoe UI Symbol" w:hAnsi="Segoe UI Symbol" w:cs="Segoe UI Symbol" w:hint="eastAsia"/>
        </w:rPr>
        <w:t>.</w:t>
      </w:r>
      <w:r w:rsidR="00943D0F">
        <w:rPr>
          <w:rFonts w:ascii="Segoe UI Symbol" w:hAnsi="Segoe UI Symbol" w:cs="Segoe UI Symbol"/>
        </w:rPr>
        <w:t xml:space="preserve"> </w:t>
      </w:r>
      <w:r w:rsidR="00943D0F">
        <w:rPr>
          <w:rFonts w:ascii="Segoe UI Symbol" w:hAnsi="Segoe UI Symbol" w:cs="Segoe UI Symbol"/>
        </w:rPr>
        <w:t>ここで</w:t>
      </w:r>
      <w:r w:rsidR="00943D0F">
        <w:rPr>
          <w:rFonts w:ascii="Segoe UI Symbol" w:hAnsi="Segoe UI Symbol" w:cs="Segoe UI Symbol" w:hint="eastAsia"/>
        </w:rPr>
        <w:t>，波長</w:t>
      </w:r>
      <w:r w:rsidR="00943D0F">
        <w:rPr>
          <w:rFonts w:ascii="Segoe UI Symbol" w:hAnsi="Segoe UI Symbol" w:cs="Segoe UI Symbol" w:hint="eastAsia"/>
        </w:rPr>
        <w:t>800nm</w:t>
      </w:r>
      <w:r w:rsidR="00943D0F">
        <w:rPr>
          <w:rFonts w:ascii="Segoe UI Symbol" w:hAnsi="Segoe UI Symbol" w:cs="Segoe UI Symbol" w:hint="eastAsia"/>
        </w:rPr>
        <w:t>の基本波のエネルギーは</w:t>
      </w:r>
      <w:r w:rsidR="00943D0F">
        <w:rPr>
          <w:rFonts w:ascii="Segoe UI Symbol" w:hAnsi="Segoe UI Symbol" w:cs="Segoe UI Symbol" w:hint="eastAsia"/>
        </w:rPr>
        <w:t>1.55eV</w:t>
      </w:r>
      <w:r w:rsidR="00943D0F">
        <w:rPr>
          <w:rFonts w:ascii="Segoe UI Symbol" w:hAnsi="Segoe UI Symbol" w:cs="Segoe UI Symbol" w:hint="eastAsia"/>
        </w:rPr>
        <w:t>なので，</w:t>
      </w:r>
      <w:r w:rsidR="00943D0F">
        <w:rPr>
          <w:rFonts w:ascii="Segoe UI Symbol" w:hAnsi="Segoe UI Symbol" w:cs="Segoe UI Symbol"/>
        </w:rPr>
        <w:t>10</w:t>
      </w:r>
      <w:r w:rsidR="00943D0F">
        <w:rPr>
          <w:rFonts w:ascii="Segoe UI Symbol" w:hAnsi="Segoe UI Symbol" w:cs="Segoe UI Symbol"/>
        </w:rPr>
        <w:t>次高調波に相当するエネルギーは</w:t>
      </w:r>
      <w:r w:rsidR="00943D0F">
        <w:rPr>
          <w:rFonts w:ascii="Segoe UI Symbol" w:hAnsi="Segoe UI Symbol" w:cs="Segoe UI Symbol" w:hint="eastAsia"/>
        </w:rPr>
        <w:t>15.5eV</w:t>
      </w:r>
      <w:r w:rsidR="00943D0F">
        <w:rPr>
          <w:rFonts w:ascii="Segoe UI Symbol" w:hAnsi="Segoe UI Symbol" w:cs="Segoe UI Symbol" w:hint="eastAsia"/>
        </w:rPr>
        <w:t>，</w:t>
      </w:r>
      <w:r w:rsidR="00943D0F">
        <w:rPr>
          <w:rFonts w:ascii="Segoe UI Symbol" w:hAnsi="Segoe UI Symbol" w:cs="Segoe UI Symbol" w:hint="eastAsia"/>
        </w:rPr>
        <w:t>11</w:t>
      </w:r>
      <w:r w:rsidR="00943D0F">
        <w:rPr>
          <w:rFonts w:ascii="Segoe UI Symbol" w:hAnsi="Segoe UI Symbol" w:cs="Segoe UI Symbol" w:hint="eastAsia"/>
        </w:rPr>
        <w:t>次高調波のエネルギーは</w:t>
      </w:r>
      <w:r w:rsidR="00943D0F">
        <w:rPr>
          <w:rFonts w:ascii="Segoe UI Symbol" w:hAnsi="Segoe UI Symbol" w:cs="Segoe UI Symbol" w:hint="eastAsia"/>
        </w:rPr>
        <w:t>17.05eV</w:t>
      </w:r>
      <w:r w:rsidR="00943D0F">
        <w:rPr>
          <w:rFonts w:ascii="Segoe UI Symbol" w:hAnsi="Segoe UI Symbol" w:cs="Segoe UI Symbol" w:hint="eastAsia"/>
        </w:rPr>
        <w:t>となり，イオン化するのは</w:t>
      </w:r>
      <w:r w:rsidR="00943D0F">
        <w:rPr>
          <w:rFonts w:ascii="Segoe UI Symbol" w:hAnsi="Segoe UI Symbol" w:cs="Segoe UI Symbol" w:hint="eastAsia"/>
        </w:rPr>
        <w:t>11</w:t>
      </w:r>
      <w:r w:rsidR="00943D0F">
        <w:rPr>
          <w:rFonts w:ascii="Segoe UI Symbol" w:hAnsi="Segoe UI Symbol" w:cs="Segoe UI Symbol" w:hint="eastAsia"/>
        </w:rPr>
        <w:t>次以上の高次高調波に相当するエネルギーを受け取ったアルゴンだけということがわかる</w:t>
      </w:r>
      <w:r w:rsidR="00943D0F">
        <w:rPr>
          <w:rFonts w:ascii="Segoe UI Symbol" w:hAnsi="Segoe UI Symbol" w:cs="Segoe UI Symbol" w:hint="eastAsia"/>
        </w:rPr>
        <w:t>.</w:t>
      </w:r>
      <w:r w:rsidR="00FA4008">
        <w:rPr>
          <w:rFonts w:ascii="Segoe UI Symbol" w:hAnsi="Segoe UI Symbol" w:cs="Segoe UI Symbol"/>
        </w:rPr>
        <w:t xml:space="preserve"> </w:t>
      </w:r>
      <w:r w:rsidR="00FA4008">
        <w:rPr>
          <w:rFonts w:ascii="Segoe UI Symbol" w:hAnsi="Segoe UI Symbol" w:cs="Segoe UI Symbol"/>
        </w:rPr>
        <w:t>よって</w:t>
      </w:r>
      <w:r w:rsidR="00FA4008">
        <w:rPr>
          <w:rFonts w:ascii="Segoe UI Symbol" w:hAnsi="Segoe UI Symbol" w:cs="Segoe UI Symbol" w:hint="eastAsia"/>
        </w:rPr>
        <w:t>，</w:t>
      </w:r>
      <w:r w:rsidR="00FA4008">
        <w:rPr>
          <w:rFonts w:ascii="Segoe UI Symbol" w:hAnsi="Segoe UI Symbol" w:cs="Segoe UI Symbol"/>
        </w:rPr>
        <w:t>図</w:t>
      </w:r>
      <w:r w:rsidR="00ED4ACC">
        <w:rPr>
          <w:rFonts w:ascii="Segoe UI Symbol" w:hAnsi="Segoe UI Symbol" w:cs="Segoe UI Symbol" w:hint="eastAsia"/>
        </w:rPr>
        <w:t>3.5</w:t>
      </w:r>
      <w:r w:rsidR="00ED4ACC">
        <w:rPr>
          <w:rFonts w:ascii="Segoe UI Symbol" w:hAnsi="Segoe UI Symbol" w:cs="Segoe UI Symbol" w:hint="eastAsia"/>
        </w:rPr>
        <w:t>の</w:t>
      </w:r>
      <w:r w:rsidR="001379FA">
        <w:rPr>
          <w:rFonts w:ascii="Segoe UI Symbol" w:hAnsi="Segoe UI Symbol" w:cs="Segoe UI Symbol" w:hint="eastAsia"/>
        </w:rPr>
        <w:t>輪は，</w:t>
      </w:r>
      <w:r w:rsidR="007F22F6">
        <w:rPr>
          <w:rFonts w:ascii="Segoe UI Symbol" w:hAnsi="Segoe UI Symbol" w:cs="Segoe UI Symbol" w:hint="eastAsia"/>
        </w:rPr>
        <w:t>最も内側が</w:t>
      </w:r>
      <w:r w:rsidR="001379FA">
        <w:rPr>
          <w:rFonts w:ascii="Segoe UI Symbol" w:hAnsi="Segoe UI Symbol" w:cs="Segoe UI Symbol" w:hint="eastAsia"/>
        </w:rPr>
        <w:t>11</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内側から</w:t>
      </w:r>
      <w:r w:rsidR="007F22F6">
        <w:rPr>
          <w:rFonts w:ascii="Segoe UI Symbol" w:hAnsi="Segoe UI Symbol" w:cs="Segoe UI Symbol" w:hint="eastAsia"/>
        </w:rPr>
        <w:t>2</w:t>
      </w:r>
      <w:r w:rsidR="007F22F6">
        <w:rPr>
          <w:rFonts w:ascii="Segoe UI Symbol" w:hAnsi="Segoe UI Symbol" w:cs="Segoe UI Symbol" w:hint="eastAsia"/>
        </w:rPr>
        <w:t>つ目が</w:t>
      </w:r>
      <w:r w:rsidR="001379FA">
        <w:rPr>
          <w:rFonts w:ascii="Segoe UI Symbol" w:hAnsi="Segoe UI Symbol" w:cs="Segoe UI Symbol" w:hint="eastAsia"/>
        </w:rPr>
        <w:t>12</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3</w:t>
      </w:r>
      <w:r w:rsidR="007F22F6">
        <w:rPr>
          <w:rFonts w:ascii="Segoe UI Symbol" w:hAnsi="Segoe UI Symbol" w:cs="Segoe UI Symbol" w:hint="eastAsia"/>
        </w:rPr>
        <w:t>つ目が</w:t>
      </w:r>
      <w:r w:rsidR="001379FA">
        <w:rPr>
          <w:rFonts w:ascii="Segoe UI Symbol" w:hAnsi="Segoe UI Symbol" w:cs="Segoe UI Symbol" w:hint="eastAsia"/>
        </w:rPr>
        <w:t>13</w:t>
      </w:r>
      <w:r w:rsidR="001379FA">
        <w:rPr>
          <w:rFonts w:ascii="Segoe UI Symbol" w:hAnsi="Segoe UI Symbol" w:cs="Segoe UI Symbol" w:hint="eastAsia"/>
        </w:rPr>
        <w:t>次高調波に相当する</w:t>
      </w:r>
      <w:r w:rsidR="007F22F6">
        <w:rPr>
          <w:rFonts w:ascii="Segoe UI Symbol" w:hAnsi="Segoe UI Symbol" w:cs="Segoe UI Symbol" w:hint="eastAsia"/>
        </w:rPr>
        <w:t>エ</w:t>
      </w:r>
      <w:r w:rsidR="001379FA">
        <w:rPr>
          <w:rFonts w:ascii="Segoe UI Symbol" w:hAnsi="Segoe UI Symbol" w:cs="Segoe UI Symbol" w:hint="eastAsia"/>
        </w:rPr>
        <w:t>ネルギー</w:t>
      </w:r>
      <w:r w:rsidR="007F22F6">
        <w:rPr>
          <w:rFonts w:ascii="Segoe UI Symbol" w:hAnsi="Segoe UI Symbol" w:cs="Segoe UI Symbol" w:hint="eastAsia"/>
        </w:rPr>
        <w:t>，</w:t>
      </w:r>
      <w:r w:rsidR="001379FA">
        <w:rPr>
          <w:rFonts w:ascii="Segoe UI Symbol" w:hAnsi="Segoe UI Symbol" w:cs="Segoe UI Symbol" w:hint="eastAsia"/>
        </w:rPr>
        <w:t>という風</w:t>
      </w:r>
      <w:r w:rsidR="00ED4ACC">
        <w:rPr>
          <w:rFonts w:ascii="Segoe UI Symbol" w:hAnsi="Segoe UI Symbol" w:cs="Segoe UI Symbol" w:hint="eastAsia"/>
        </w:rPr>
        <w:t>に対応</w:t>
      </w:r>
      <w:r w:rsidR="001379FA">
        <w:rPr>
          <w:rFonts w:ascii="Segoe UI Symbol" w:hAnsi="Segoe UI Symbol" w:cs="Segoe UI Symbol" w:hint="eastAsia"/>
        </w:rPr>
        <w:t>している</w:t>
      </w:r>
      <w:r w:rsidR="001379FA">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CB06B4">
        <w:rPr>
          <w:rFonts w:ascii="Segoe UI Symbol" w:hAnsi="Segoe UI Symbol" w:cs="Segoe UI Symbol"/>
        </w:rPr>
        <w:t>3.5</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lastRenderedPageBreak/>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A5E4511" w:rsidR="00045CBD" w:rsidRPr="008F5546" w:rsidRDefault="00045CBD" w:rsidP="00045CBD">
      <w:pPr>
        <w:jc w:val="center"/>
        <w:rPr>
          <w:ins w:id="16" w:author="NH17A" w:date="2021-01-09T18:43:00Z"/>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 xml:space="preserve">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4EE5B29" w:rsidR="00AB218D" w:rsidRDefault="00AB218D" w:rsidP="00442DFC">
      <w:pPr>
        <w:rPr>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951A6">
        <w:rPr>
          <w:rFonts w:ascii="Segoe UI Symbol" w:hAnsi="Segoe UI Symbol" w:cs="Segoe UI Symbol" w:hint="eastAsia"/>
        </w:rPr>
        <w:t>3.7</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167001EE" w:rsidR="000E1736" w:rsidRDefault="00E81D70" w:rsidP="00D57E9D">
      <w:pPr>
        <w:jc w:val="center"/>
      </w:pPr>
      <w:r w:rsidRPr="00E81D70">
        <w:rPr>
          <w:noProof/>
        </w:rPr>
        <w:lastRenderedPageBreak/>
        <w:drawing>
          <wp:inline distT="0" distB="0" distL="0" distR="0" wp14:anchorId="7AE1F160" wp14:editId="345C2D1C">
            <wp:extent cx="5400040" cy="5906235"/>
            <wp:effectExtent l="0" t="0" r="0" b="0"/>
            <wp:docPr id="14" name="図 1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906235"/>
                    </a:xfrm>
                    <a:prstGeom prst="rect">
                      <a:avLst/>
                    </a:prstGeom>
                    <a:noFill/>
                    <a:ln>
                      <a:noFill/>
                    </a:ln>
                  </pic:spPr>
                </pic:pic>
              </a:graphicData>
            </a:graphic>
          </wp:inline>
        </w:drawing>
      </w:r>
    </w:p>
    <w:p w14:paraId="763EE8B7" w14:textId="0B800BDE" w:rsidR="00D57E9D" w:rsidRDefault="00D57E9D" w:rsidP="00D57E9D">
      <w:pPr>
        <w:jc w:val="center"/>
      </w:pPr>
      <w:r>
        <w:t>図</w:t>
      </w:r>
      <w:r>
        <w:rPr>
          <w:rFonts w:hint="eastAsia"/>
        </w:rPr>
        <w:t>3</w:t>
      </w:r>
      <w:r w:rsidR="00D951A6">
        <w:t>.7</w:t>
      </w:r>
      <w:r>
        <w:t xml:space="preserve"> </w:t>
      </w:r>
      <m:oMath>
        <m:r>
          <w:rPr>
            <w:rFonts w:ascii="Cambria Math" w:hAnsi="Cambria Math"/>
          </w:rPr>
          <m:t>x,y</m:t>
        </m:r>
      </m:oMath>
      <w:r>
        <w:t>方向の積算</w:t>
      </w:r>
    </w:p>
    <w:p w14:paraId="7AB42BD9" w14:textId="0A3D08BF"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F244D6">
        <w:rPr>
          <w:rFonts w:hint="eastAsia"/>
        </w:rPr>
        <w:t>3.7</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bookmarkStart w:id="17" w:name="_GoBack"/>
      <w:bookmarkEnd w:id="17"/>
      <w:r w:rsidR="00F244D6">
        <w:rPr>
          <w:rFonts w:hint="eastAsia"/>
        </w:rPr>
        <w:t>3.8</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04EC91CF" w:rsidR="00C828E5" w:rsidRDefault="00C828E5" w:rsidP="00C828E5">
      <w:pPr>
        <w:jc w:val="center"/>
      </w:pPr>
      <w:r>
        <w:t>図</w:t>
      </w:r>
      <w:r w:rsidR="00F244D6">
        <w:rPr>
          <w:rFonts w:hint="eastAsia"/>
        </w:rPr>
        <w:t>3.8</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2D42B714"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F244D6">
        <w:rPr>
          <w:rFonts w:hint="eastAsia"/>
        </w:rPr>
        <w:t>3.7</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244D6">
        <w:rPr>
          <w:rFonts w:hint="eastAsia"/>
        </w:rPr>
        <w:t>3.9</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1BB6AD4F" w:rsidR="00A70532" w:rsidRDefault="00A70532" w:rsidP="00A70532">
      <w:pPr>
        <w:jc w:val="center"/>
      </w:pPr>
      <w:r>
        <w:rPr>
          <w:rFonts w:hint="eastAsia"/>
        </w:rPr>
        <w:t>図</w:t>
      </w:r>
      <w:r w:rsidR="00F244D6">
        <w:rPr>
          <w:rFonts w:hint="eastAsia"/>
        </w:rPr>
        <w:t>3.9</w:t>
      </w:r>
      <w:r>
        <w:rPr>
          <w:rFonts w:hint="eastAsia"/>
        </w:rPr>
        <w:t xml:space="preserve">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4AE583EA"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F244D6">
        <w:rPr>
          <w:rFonts w:hint="eastAsia"/>
        </w:rPr>
        <w:t>3.10</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1797D859" w:rsidR="00DA4905" w:rsidRDefault="00DA4905" w:rsidP="00DA4905">
      <w:pPr>
        <w:jc w:val="center"/>
      </w:pPr>
      <w:r>
        <w:t>図</w:t>
      </w:r>
      <w:r w:rsidR="00F244D6">
        <w:rPr>
          <w:rFonts w:hint="eastAsia"/>
        </w:rPr>
        <w:t>3.10</w:t>
      </w:r>
      <w:r>
        <w:rPr>
          <w:rFonts w:hint="eastAsia"/>
        </w:rPr>
        <w:t xml:space="preserve">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6EE78D3" w:rsidR="009657E7" w:rsidRPr="00164B30" w:rsidRDefault="007239B1" w:rsidP="00E91BE1">
      <w:r>
        <w:rPr>
          <w:rFonts w:hint="eastAsia"/>
        </w:rPr>
        <w:t>これらのデータから，</w:t>
      </w:r>
      <w:r w:rsidR="0013367C">
        <w:rPr>
          <w:rFonts w:hint="eastAsia"/>
        </w:rPr>
        <w:t>信号強度と</w:t>
      </w:r>
      <w:r w:rsidR="0071637C">
        <w:rPr>
          <w:rFonts w:hint="eastAsia"/>
        </w:rPr>
        <w:t>高次高調波</w:t>
      </w:r>
      <w:r w:rsidR="007E4CF5">
        <w:rPr>
          <w:rFonts w:hint="eastAsia"/>
        </w:rPr>
        <w:t>と赤外光の時間差</w:t>
      </w:r>
      <w:r w:rsidR="008719D8">
        <w:rPr>
          <w:rFonts w:hint="eastAsia"/>
        </w:rPr>
        <w:t>（</w:t>
      </w:r>
      <w:r w:rsidR="007E4CF5">
        <w:rPr>
          <w:rFonts w:hint="eastAsia"/>
        </w:rPr>
        <w:t>以降，</w:t>
      </w:r>
      <w:r w:rsidR="008719D8">
        <w:rPr>
          <w:rFonts w:hint="eastAsia"/>
        </w:rPr>
        <w:t>XUV</w:t>
      </w:r>
      <w:r w:rsidR="008719D8">
        <w:t>-IR</w:t>
      </w:r>
      <w:r w:rsidR="008719D8">
        <w:t>ディレイ</w:t>
      </w:r>
      <w:r w:rsidR="007E4CF5">
        <w:t>と</w:t>
      </w:r>
      <w:r w:rsidR="0074759E">
        <w:t>呼称</w:t>
      </w:r>
      <w:r w:rsidR="007E4CF5">
        <w:t>する）</w:t>
      </w:r>
      <w:r w:rsidR="008719D8">
        <w:t>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F244D6">
        <w:rPr>
          <w:rFonts w:hint="eastAsia"/>
        </w:rPr>
        <w:t>3.9</w:t>
      </w:r>
      <w:r w:rsidR="00684EFF">
        <w:rPr>
          <w:rFonts w:hint="eastAsia"/>
        </w:rPr>
        <w:t>）に着目し</w:t>
      </w:r>
      <w:r w:rsidR="008434F2">
        <w:rPr>
          <w:rFonts w:hint="eastAsia"/>
        </w:rPr>
        <w:t>た</w:t>
      </w:r>
      <w:r w:rsidR="008434F2">
        <w:rPr>
          <w:rFonts w:hint="eastAsia"/>
        </w:rPr>
        <w:t>.</w:t>
      </w:r>
      <w:r w:rsidR="009657E7">
        <w:t>図</w:t>
      </w:r>
      <w:r w:rsidR="00985B51">
        <w:rPr>
          <w:rFonts w:hint="eastAsia"/>
        </w:rPr>
        <w:t>3.</w:t>
      </w:r>
      <w:r w:rsidR="00985B51">
        <w:t>9</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64595">
        <w:rPr>
          <w:rFonts w:hint="eastAsia"/>
        </w:rPr>
        <w:t>，</w:t>
      </w:r>
      <w:r w:rsidR="00480800">
        <w:rPr>
          <w:rFonts w:hint="eastAsia"/>
        </w:rPr>
        <w:t>各次の高次高調波</w:t>
      </w:r>
      <w:r w:rsidR="00A76563">
        <w:rPr>
          <w:rFonts w:hint="eastAsia"/>
        </w:rPr>
        <w:t>と等しいエネルギーによってイオン化されたアルゴンから生じた光電子</w:t>
      </w:r>
      <w:r w:rsidR="00480800">
        <w:rPr>
          <w:rFonts w:hint="eastAsia"/>
        </w:rPr>
        <w:t>の信号強度と</w:t>
      </w:r>
      <w:r w:rsidR="00C64595">
        <w:rPr>
          <w:rFonts w:hint="eastAsia"/>
        </w:rPr>
        <w:t>，データ番号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3559D9">
        <w:t>と</w:t>
      </w:r>
      <w:r w:rsidR="00480800">
        <w:rPr>
          <w:rFonts w:hint="eastAsia"/>
        </w:rPr>
        <w:t>の関係を求めた</w:t>
      </w:r>
      <w:r w:rsidR="00480800">
        <w:rPr>
          <w:rFonts w:hint="eastAsia"/>
        </w:rPr>
        <w:t xml:space="preserve">. </w:t>
      </w:r>
      <w:r w:rsidR="00164B30">
        <w:rPr>
          <w:rFonts w:hint="eastAsia"/>
        </w:rPr>
        <w:t>積算の様子を図</w:t>
      </w:r>
      <w:r w:rsidR="00A76563">
        <w:rPr>
          <w:rFonts w:hint="eastAsia"/>
        </w:rPr>
        <w:t>3.11</w:t>
      </w:r>
      <w:r w:rsidR="00164B30">
        <w:rPr>
          <w:rFonts w:hint="eastAsia"/>
        </w:rPr>
        <w:t>に示す</w:t>
      </w:r>
      <w:r w:rsidR="00164B30">
        <w:rPr>
          <w:rFonts w:hint="eastAsia"/>
        </w:rPr>
        <w:t xml:space="preserve">. </w:t>
      </w:r>
    </w:p>
    <w:p w14:paraId="2C86A1DF" w14:textId="1F801289" w:rsidR="00C95EE2" w:rsidRDefault="00C95EE2" w:rsidP="00C95EE2">
      <w:pPr>
        <w:jc w:val="center"/>
      </w:pPr>
      <w:r w:rsidRPr="00C95EE2">
        <w:rPr>
          <w:noProof/>
        </w:rPr>
        <w:drawing>
          <wp:inline distT="0" distB="0" distL="0" distR="0" wp14:anchorId="60D4D0AA" wp14:editId="07F59C13">
            <wp:extent cx="4629150" cy="2247435"/>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504" cy="2249063"/>
                    </a:xfrm>
                    <a:prstGeom prst="rect">
                      <a:avLst/>
                    </a:prstGeom>
                    <a:noFill/>
                    <a:ln>
                      <a:noFill/>
                    </a:ln>
                  </pic:spPr>
                </pic:pic>
              </a:graphicData>
            </a:graphic>
          </wp:inline>
        </w:drawing>
      </w:r>
    </w:p>
    <w:p w14:paraId="74713F6B" w14:textId="5B40C10D" w:rsidR="00C95EE2" w:rsidRDefault="00C95EE2" w:rsidP="00C95EE2">
      <w:pPr>
        <w:jc w:val="center"/>
      </w:pPr>
      <w:r>
        <w:t>図</w:t>
      </w:r>
      <w:r w:rsidR="00A76563">
        <w:rPr>
          <w:rFonts w:hint="eastAsia"/>
        </w:rPr>
        <w:t>3.11</w:t>
      </w:r>
      <w:r>
        <w:rPr>
          <w:rFonts w:hint="eastAsia"/>
        </w:rPr>
        <w:t xml:space="preserve"> </w:t>
      </w:r>
      <m:oMath>
        <m:r>
          <w:rPr>
            <w:rFonts w:ascii="Cambria Math" w:hAnsi="Cambria Math"/>
          </w:rPr>
          <m:t>C(x)</m:t>
        </m:r>
      </m:oMath>
      <w:r>
        <w:t>における</w:t>
      </w:r>
      <w:r w:rsidR="009C60B4">
        <w:rPr>
          <w:rFonts w:hint="eastAsia"/>
        </w:rPr>
        <w:t>光電子</w:t>
      </w:r>
      <w:r>
        <w:rPr>
          <w:rFonts w:hint="eastAsia"/>
        </w:rPr>
        <w:t>の信号強度の算出</w:t>
      </w:r>
    </w:p>
    <w:p w14:paraId="6BD26A36" w14:textId="77777777" w:rsidR="00C95EE2" w:rsidRDefault="00C95EE2" w:rsidP="00C95EE2"/>
    <w:p w14:paraId="027DEBCC" w14:textId="2EEAD995"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t>13</w:t>
      </w:r>
      <w:r w:rsidR="00206E99">
        <w:rPr>
          <w:rFonts w:hint="eastAsia"/>
        </w:rPr>
        <w:t>次高調波</w:t>
      </w:r>
      <w:r w:rsidR="0080689A">
        <w:rPr>
          <w:rFonts w:hint="eastAsia"/>
        </w:rPr>
        <w:t>と等しいエネルギーによってイオン化されたアルゴンから生じた光電子に対応している</w:t>
      </w:r>
      <w:r w:rsidR="0080689A">
        <w:rPr>
          <w:rFonts w:hint="eastAsia"/>
        </w:rPr>
        <w:t xml:space="preserve">. </w:t>
      </w:r>
      <w:r w:rsidR="00206E99">
        <w:rPr>
          <w:rFonts w:hint="eastAsia"/>
        </w:rPr>
        <w:t xml:space="preserve"> </w:t>
      </w:r>
      <w:r w:rsidR="00DF4FA6">
        <w:rPr>
          <w:rFonts w:hint="eastAsia"/>
        </w:rPr>
        <w:t>最後に，データ番号を</w:t>
      </w:r>
      <w:r w:rsidR="00DF4FA6">
        <w:rPr>
          <w:rFonts w:hint="eastAsia"/>
        </w:rPr>
        <w:t>XUV-IR</w:t>
      </w:r>
      <w:r w:rsidR="00DF4FA6">
        <w:rPr>
          <w:rFonts w:hint="eastAsia"/>
        </w:rPr>
        <w:t>ディレイに変更するため，</w:t>
      </w:r>
      <w:r w:rsidR="00433E4B">
        <w:rPr>
          <w:rFonts w:hint="eastAsia"/>
        </w:rPr>
        <w:t>図</w:t>
      </w:r>
      <w:r w:rsidR="003C352D">
        <w:rPr>
          <w:rFonts w:hint="eastAsia"/>
        </w:rPr>
        <w:t>3.</w:t>
      </w:r>
      <w:r w:rsidR="003C352D">
        <w:t>12</w:t>
      </w:r>
      <w:r w:rsidR="00433E4B">
        <w:rPr>
          <w:rFonts w:hint="eastAsia"/>
        </w:rPr>
        <w:t>に示す処理を</w:t>
      </w:r>
      <w:r w:rsidR="00433E4B">
        <w:rPr>
          <w:rFonts w:hint="eastAsia"/>
        </w:rPr>
        <w:lastRenderedPageBreak/>
        <w:t>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4C3B788E" w:rsidR="001A3ADD" w:rsidRDefault="001A3ADD" w:rsidP="001A3ADD">
      <w:pPr>
        <w:jc w:val="center"/>
      </w:pPr>
      <w:r>
        <w:t>図</w:t>
      </w:r>
      <w:r w:rsidR="003C352D">
        <w:rPr>
          <w:rFonts w:hint="eastAsia"/>
        </w:rPr>
        <w:t>3.12</w:t>
      </w:r>
      <w:r>
        <w:rPr>
          <w:rFonts w:hint="eastAsia"/>
        </w:rPr>
        <w:t xml:space="preserve">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6BA0B1C9" w14:textId="3803D4E9" w:rsidR="00576848" w:rsidRPr="00B45EE7"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高次高調波と</w:t>
      </w:r>
      <w:r w:rsidR="001C2AA9">
        <w:rPr>
          <w:rFonts w:hint="eastAsia"/>
        </w:rPr>
        <w:t>赤外光（</w:t>
      </w:r>
      <w:r w:rsidR="000270D0">
        <w:rPr>
          <w:rFonts w:hint="eastAsia"/>
        </w:rPr>
        <w:t>波長</w:t>
      </w:r>
      <w:r w:rsidR="000270D0">
        <w:rPr>
          <w:rFonts w:hint="eastAsia"/>
        </w:rPr>
        <w:t>800nm</w:t>
      </w:r>
      <w:r w:rsidR="000270D0">
        <w:rPr>
          <w:rFonts w:hint="eastAsia"/>
        </w:rPr>
        <w:t>の</w:t>
      </w:r>
      <w:r w:rsidR="001C2AA9">
        <w:rPr>
          <w:rFonts w:hint="eastAsia"/>
        </w:rPr>
        <w:t>基本波）</w:t>
      </w:r>
      <w:r w:rsidR="0005591F">
        <w:rPr>
          <w:rFonts w:hint="eastAsia"/>
        </w:rPr>
        <w:t>のディレイに対応している</w:t>
      </w:r>
      <w:r w:rsidR="0005591F">
        <w:rPr>
          <w:rFonts w:hint="eastAsia"/>
        </w:rPr>
        <w:t xml:space="preserve">. </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59D8ED1F" w14:textId="23435BFA" w:rsidR="00364E7C" w:rsidRDefault="00364E7C">
      <w:pPr>
        <w:widowControl/>
        <w:jc w:val="left"/>
      </w:pPr>
      <w:r>
        <w:br w:type="page"/>
      </w:r>
    </w:p>
    <w:p w14:paraId="6A2C5637" w14:textId="77777777" w:rsidR="000E1736" w:rsidRDefault="000E1736" w:rsidP="00756E1B"/>
    <w:p w14:paraId="2DA03290" w14:textId="13FA5F9C" w:rsidR="00D713A0" w:rsidRDefault="00D713A0" w:rsidP="00D713A0">
      <w:pPr>
        <w:rPr>
          <w:ins w:id="18" w:author="NH18c" w:date="2021-01-09T23:05:00Z"/>
        </w:rPr>
      </w:pPr>
      <w:r>
        <w:t>第</w:t>
      </w:r>
      <w:r>
        <w:t>4</w:t>
      </w:r>
      <w:r>
        <w:t>章</w:t>
      </w:r>
      <w:r>
        <w:rPr>
          <w:rFonts w:hint="eastAsia"/>
        </w:rPr>
        <w:t xml:space="preserve"> </w:t>
      </w:r>
      <w:r w:rsidR="006844C0">
        <w:rPr>
          <w:rFonts w:hint="eastAsia"/>
        </w:rPr>
        <w:t>高次高調波と赤外光の時間差の関数としての信号強度の測定結果</w:t>
      </w:r>
    </w:p>
    <w:p w14:paraId="30545A03" w14:textId="77777777" w:rsidR="00D7403B" w:rsidRDefault="00D7403B" w:rsidP="00D713A0"/>
    <w:p w14:paraId="75C0783B" w14:textId="15DC0580" w:rsidR="00D713A0" w:rsidRDefault="00D713A0" w:rsidP="00D713A0">
      <w:pPr>
        <w:rPr>
          <w:ins w:id="19" w:author="NH18c" w:date="2021-01-09T22:57:00Z"/>
        </w:rPr>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36437532" w14:textId="6EEA44CE" w:rsidR="003949D2" w:rsidRDefault="003949D2" w:rsidP="00D713A0">
      <w:pPr>
        <w:rPr>
          <w:ins w:id="20" w:author="NH18c" w:date="2021-01-09T23:03:00Z"/>
        </w:rPr>
      </w:pPr>
      <w:ins w:id="21" w:author="NH18c" w:date="2021-01-09T22:57:00Z">
        <w:r>
          <w:rPr>
            <w:rFonts w:hint="eastAsia"/>
          </w:rPr>
          <w:t>XUV-IR delay</w:t>
        </w:r>
        <w:r>
          <w:rPr>
            <w:rFonts w:hint="eastAsia"/>
          </w:rPr>
          <w:t>の横軸はどのように</w:t>
        </w:r>
      </w:ins>
      <w:ins w:id="22" w:author="NH18c" w:date="2021-01-09T23:03:00Z">
        <w:r w:rsidR="00540C4B">
          <w:rPr>
            <w:rFonts w:hint="eastAsia"/>
          </w:rPr>
          <w:t>求めたのですか？それをかく。</w:t>
        </w:r>
      </w:ins>
    </w:p>
    <w:p w14:paraId="2C5E955D" w14:textId="36323B08" w:rsidR="00540C4B" w:rsidRDefault="00D7403B" w:rsidP="00D713A0">
      <w:pPr>
        <w:rPr>
          <w:ins w:id="23" w:author="NH17A" w:date="2021-01-21T16:06:00Z"/>
        </w:rPr>
      </w:pPr>
      <w:ins w:id="24" w:author="NH18c" w:date="2021-01-09T23:04:00Z">
        <w:r>
          <w:rPr>
            <w:rFonts w:hint="eastAsia"/>
          </w:rPr>
          <w:t>なお、下の図では、右側が</w:t>
        </w:r>
        <w:r>
          <w:rPr>
            <w:rFonts w:hint="eastAsia"/>
          </w:rPr>
          <w:t>XUV-IR</w:t>
        </w:r>
        <w:r>
          <w:rPr>
            <w:rFonts w:hint="eastAsia"/>
          </w:rPr>
          <w:t>の</w:t>
        </w:r>
        <w:r>
          <w:rPr>
            <w:rFonts w:hint="eastAsia"/>
          </w:rPr>
          <w:t>d</w:t>
        </w:r>
        <w:r>
          <w:t>elay</w:t>
        </w:r>
        <w:r>
          <w:rPr>
            <w:rFonts w:hint="eastAsia"/>
          </w:rPr>
          <w:t>がゼロのほうに相当します。右側の測定データ</w:t>
        </w:r>
      </w:ins>
      <w:ins w:id="25" w:author="NH18c" w:date="2021-01-09T23:31:00Z">
        <w:r w:rsidR="00D95EBD">
          <w:rPr>
            <w:rFonts w:hint="eastAsia"/>
          </w:rPr>
          <w:t>の続きはないのですか？</w:t>
        </w:r>
      </w:ins>
    </w:p>
    <w:p w14:paraId="400F7108" w14:textId="77738074" w:rsidR="008E632B" w:rsidRDefault="008E632B" w:rsidP="00D713A0">
      <w:pPr>
        <w:rPr>
          <w:ins w:id="26" w:author="NH17A" w:date="2021-01-21T16:04:00Z"/>
        </w:rPr>
      </w:pPr>
      <w:ins w:id="27" w:author="NH17A" w:date="2021-01-21T16:06:00Z">
        <w:r>
          <w:rPr>
            <w:rFonts w:hint="eastAsia"/>
          </w:rPr>
          <w:t>XUV-IR</w:t>
        </w:r>
        <w:r>
          <w:rPr>
            <w:rFonts w:hint="eastAsia"/>
          </w:rPr>
          <w:t>の時間差がゼロのところを、横軸でもゼロにしてください。</w:t>
        </w:r>
      </w:ins>
    </w:p>
    <w:p w14:paraId="75C1BEA0" w14:textId="547B61B2" w:rsidR="001C7370" w:rsidRDefault="001C7370" w:rsidP="00D713A0">
      <w:pPr>
        <w:rPr>
          <w:ins w:id="28" w:author="NH17A" w:date="2021-01-21T16:08:00Z"/>
        </w:rPr>
      </w:pPr>
      <w:ins w:id="29" w:author="NH17A" w:date="2021-01-21T16:04:00Z">
        <w:r>
          <w:rPr>
            <w:rFonts w:hint="eastAsia"/>
          </w:rPr>
          <w:t>以下、「第</w:t>
        </w:r>
        <w:r>
          <w:t>11</w:t>
        </w:r>
        <w:r>
          <w:t>次高調波</w:t>
        </w:r>
        <w:r>
          <w:rPr>
            <w:rFonts w:hint="eastAsia"/>
          </w:rPr>
          <w:t>に相当する</w:t>
        </w:r>
      </w:ins>
      <w:ins w:id="30" w:author="NH17A" w:date="2021-01-21T16:05:00Z">
        <w:r>
          <w:rPr>
            <w:rFonts w:hint="eastAsia"/>
          </w:rPr>
          <w:t>エネルギーでイオン化された電子の」などに変えてください。測定しているのは「高次高調波の強度」ではなくて、「電子の強度」です。</w:t>
        </w:r>
      </w:ins>
    </w:p>
    <w:p w14:paraId="1C5FC36E" w14:textId="7129EE53" w:rsidR="00A43B34" w:rsidRPr="00540C4B" w:rsidRDefault="00A43B34" w:rsidP="00D713A0">
      <w:ins w:id="31" w:author="NH17A" w:date="2021-01-21T16:08:00Z">
        <w:r>
          <w:rPr>
            <w:rFonts w:hint="eastAsia"/>
          </w:rPr>
          <w:t>信号の振動はどこかで折り返すので、その場所が時間差の</w:t>
        </w:r>
      </w:ins>
      <w:ins w:id="32" w:author="NH17A" w:date="2021-01-21T16:09:00Z">
        <w:r>
          <w:rPr>
            <w:rFonts w:hint="eastAsia"/>
          </w:rPr>
          <w:t>ゼロ</w:t>
        </w:r>
      </w:ins>
      <w:ins w:id="33" w:author="NH17A" w:date="2021-01-21T16:08:00Z">
        <w:r>
          <w:rPr>
            <w:rFonts w:hint="eastAsia"/>
          </w:rPr>
          <w:t>に</w:t>
        </w:r>
      </w:ins>
      <w:ins w:id="34" w:author="NH17A" w:date="2021-01-21T16:09:00Z">
        <w:r>
          <w:rPr>
            <w:rFonts w:hint="eastAsia"/>
          </w:rPr>
          <w:t>なります。</w:t>
        </w:r>
      </w:ins>
    </w:p>
    <w:p w14:paraId="73D158EE" w14:textId="7F9F3651" w:rsidR="007B7405" w:rsidRPr="00565CE9" w:rsidRDefault="009F1027">
      <w:pPr>
        <w:pPrChange w:id="35" w:author="NH18c" w:date="2021-01-09T23:32:00Z">
          <w:pPr>
            <w:ind w:firstLineChars="100" w:firstLine="210"/>
          </w:pPr>
        </w:pPrChange>
      </w:pPr>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777777" w:rsidR="000D5FBF" w:rsidRDefault="00565CE9" w:rsidP="00D713A0">
      <w:r>
        <w:rPr>
          <w:noProof/>
        </w:rPr>
        <w:drawing>
          <wp:inline distT="0" distB="0" distL="0" distR="0" wp14:anchorId="730E9C24" wp14:editId="7D2F2B0E">
            <wp:extent cx="5400675" cy="2847975"/>
            <wp:effectExtent l="0" t="0" r="0" b="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8F6360F" w14:textId="130CF4FA" w:rsidR="00565CE9" w:rsidRDefault="00565CE9" w:rsidP="00565CE9">
      <w:pPr>
        <w:jc w:val="center"/>
      </w:pPr>
      <w:r>
        <w:t>図</w:t>
      </w:r>
      <w:r w:rsidR="00A47AEC">
        <w:rPr>
          <w:rFonts w:hint="eastAsia"/>
        </w:rPr>
        <w:t xml:space="preserve">4.1 </w:t>
      </w:r>
      <w:r w:rsidR="00A47AEC">
        <w:rPr>
          <w:rFonts w:hint="eastAsia"/>
        </w:rPr>
        <w:t>第</w:t>
      </w:r>
      <w:r>
        <w:t>11</w:t>
      </w:r>
      <w:r>
        <w:t>次高調波の信号強度の</w:t>
      </w:r>
      <w:r w:rsidR="00A47AEC">
        <w:rPr>
          <w:rFonts w:hint="eastAsia"/>
        </w:rPr>
        <w:t>時間</w:t>
      </w:r>
      <w:r>
        <w:t>変化</w:t>
      </w:r>
      <w:r w:rsidR="00AD477D">
        <w:t>（測定１）</w:t>
      </w:r>
    </w:p>
    <w:p w14:paraId="1593C27B" w14:textId="77777777" w:rsidR="00B40FCE" w:rsidRDefault="00B40FCE" w:rsidP="00565CE9">
      <w:pPr>
        <w:jc w:val="center"/>
      </w:pPr>
    </w:p>
    <w:p w14:paraId="7884B437" w14:textId="77777777" w:rsidR="00565CE9" w:rsidRDefault="00565CE9" w:rsidP="00565CE9">
      <w:pPr>
        <w:jc w:val="center"/>
      </w:pPr>
      <w:r>
        <w:rPr>
          <w:noProof/>
        </w:rPr>
        <w:lastRenderedPageBreak/>
        <w:drawing>
          <wp:inline distT="0" distB="0" distL="0" distR="0" wp14:anchorId="2B5837B8" wp14:editId="725E69DA">
            <wp:extent cx="5308979" cy="2920621"/>
            <wp:effectExtent l="0" t="0" r="635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0288DC" w14:textId="31E74A78" w:rsidR="00565CE9" w:rsidRDefault="00565CE9" w:rsidP="00565CE9">
      <w:pPr>
        <w:jc w:val="center"/>
      </w:pPr>
      <w:r>
        <w:t>図</w:t>
      </w:r>
      <w:r>
        <w:rPr>
          <w:rFonts w:hint="eastAsia"/>
        </w:rPr>
        <w:t>4</w:t>
      </w:r>
      <w:r w:rsidR="00C55F16">
        <w:t>.2</w:t>
      </w:r>
      <w:r>
        <w:t xml:space="preserve"> </w:t>
      </w:r>
      <w:r w:rsidR="00C55F16">
        <w:t>第</w:t>
      </w:r>
      <w:r>
        <w:t>12</w:t>
      </w:r>
      <w:r>
        <w:t>次高調波の信号強度の</w:t>
      </w:r>
      <w:r w:rsidR="00C55F16">
        <w:t>時間</w:t>
      </w:r>
      <w:r>
        <w:t>変化</w:t>
      </w:r>
      <w:r w:rsidR="005C6263">
        <w:t>（測定</w:t>
      </w:r>
      <w:r w:rsidR="005C6263">
        <w:t>1</w:t>
      </w:r>
      <w:r w:rsidR="005C6263">
        <w:t>）</w:t>
      </w:r>
    </w:p>
    <w:p w14:paraId="7A492288" w14:textId="77777777" w:rsidR="00565CE9" w:rsidRDefault="00565CE9" w:rsidP="00565CE9">
      <w:pPr>
        <w:jc w:val="center"/>
      </w:pPr>
      <w:r>
        <w:rPr>
          <w:noProof/>
        </w:rPr>
        <w:drawing>
          <wp:inline distT="0" distB="0" distL="0" distR="0" wp14:anchorId="2B0FD27F" wp14:editId="190B272F">
            <wp:extent cx="5445457" cy="2777319"/>
            <wp:effectExtent l="0" t="0" r="3175" b="4445"/>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BEA79A" w14:textId="3D337949" w:rsidR="00565CE9" w:rsidRDefault="00565CE9" w:rsidP="00565CE9">
      <w:pPr>
        <w:jc w:val="center"/>
      </w:pPr>
      <w:r>
        <w:t>図</w:t>
      </w:r>
      <w:r>
        <w:rPr>
          <w:rFonts w:hint="eastAsia"/>
        </w:rPr>
        <w:t>4</w:t>
      </w:r>
      <w:r w:rsidR="00C70436">
        <w:t>.3</w:t>
      </w:r>
      <w:r>
        <w:t xml:space="preserve"> </w:t>
      </w:r>
      <w:r w:rsidR="00C70436">
        <w:t>第</w:t>
      </w:r>
      <w:r>
        <w:t>13</w:t>
      </w:r>
      <w:r>
        <w:t>次高調波の信号強度の変化</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47751F82" w14:textId="3B2E000A" w:rsidR="000D5FBF" w:rsidRPr="00972484" w:rsidRDefault="000D5FBF" w:rsidP="000D5FBF">
      <w:pPr>
        <w:ind w:firstLineChars="100" w:firstLine="210"/>
      </w:pPr>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73469D88" w14:textId="77777777" w:rsidR="00E92520" w:rsidRDefault="00905D54" w:rsidP="00D713A0">
      <w:r>
        <w:rPr>
          <w:noProof/>
        </w:rPr>
        <w:lastRenderedPageBreak/>
        <w:drawing>
          <wp:inline distT="0" distB="0" distL="0" distR="0" wp14:anchorId="12E3A5EA" wp14:editId="4260AC6B">
            <wp:extent cx="5400040" cy="2860675"/>
            <wp:effectExtent l="0" t="0" r="0" b="0"/>
            <wp:docPr id="6" name="グラフ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166C67" w14:textId="491E6E60" w:rsidR="00572F48" w:rsidRDefault="00572F48" w:rsidP="00572F48">
      <w:pPr>
        <w:jc w:val="center"/>
      </w:pPr>
      <w:r>
        <w:t>図</w:t>
      </w:r>
      <w:r>
        <w:rPr>
          <w:rFonts w:hint="eastAsia"/>
        </w:rPr>
        <w:t>4</w:t>
      </w:r>
      <w:r w:rsidR="00585427">
        <w:t>.4</w:t>
      </w:r>
      <w:r w:rsidR="004A3062">
        <w:rPr>
          <w:rFonts w:hint="eastAsia"/>
        </w:rPr>
        <w:t>第</w:t>
      </w:r>
      <w:r>
        <w:t>11</w:t>
      </w:r>
      <w:r>
        <w:t>次高調波の信号強度の変化</w:t>
      </w:r>
      <w:r w:rsidR="00926C7B">
        <w:t>（測定</w:t>
      </w:r>
      <w:r w:rsidR="00926C7B">
        <w:rPr>
          <w:rFonts w:hint="eastAsia"/>
        </w:rPr>
        <w:t>2</w:t>
      </w:r>
      <w:r w:rsidR="00926C7B">
        <w:rPr>
          <w:rFonts w:hint="eastAsia"/>
        </w:rPr>
        <w:t>）</w:t>
      </w:r>
    </w:p>
    <w:p w14:paraId="3249B151" w14:textId="77777777" w:rsidR="00905D54" w:rsidRDefault="00905D54" w:rsidP="00572F48">
      <w:pPr>
        <w:jc w:val="center"/>
      </w:pPr>
      <w:r>
        <w:rPr>
          <w:noProof/>
        </w:rPr>
        <w:drawing>
          <wp:inline distT="0" distB="0" distL="0" distR="0" wp14:anchorId="35A3E38C" wp14:editId="6B5D3D89">
            <wp:extent cx="5400040" cy="2860675"/>
            <wp:effectExtent l="0" t="0" r="0" b="0"/>
            <wp:docPr id="7" name="グラフ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243AAE" w14:textId="69013293" w:rsidR="00572F48" w:rsidRDefault="00572F48" w:rsidP="00572F48">
      <w:pPr>
        <w:jc w:val="center"/>
      </w:pPr>
      <w:r>
        <w:t>図</w:t>
      </w:r>
      <w:r>
        <w:rPr>
          <w:rFonts w:hint="eastAsia"/>
        </w:rPr>
        <w:t>4</w:t>
      </w:r>
      <w:r w:rsidR="00585427">
        <w:t>.5</w:t>
      </w:r>
      <w:r w:rsidR="004A3062">
        <w:rPr>
          <w:rFonts w:hint="eastAsia"/>
        </w:rPr>
        <w:t>第</w:t>
      </w:r>
      <w:r>
        <w:t>12</w:t>
      </w:r>
      <w:r>
        <w:t>次高調波の信号強度の変化</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7777777" w:rsidR="00905D54" w:rsidRDefault="00905D54" w:rsidP="00572F48">
      <w:pPr>
        <w:jc w:val="center"/>
      </w:pPr>
      <w:r>
        <w:rPr>
          <w:noProof/>
        </w:rPr>
        <w:lastRenderedPageBreak/>
        <w:drawing>
          <wp:inline distT="0" distB="0" distL="0" distR="0" wp14:anchorId="05FBBE7E" wp14:editId="25C79149">
            <wp:extent cx="5400040" cy="2858135"/>
            <wp:effectExtent l="0" t="0" r="0" b="0"/>
            <wp:docPr id="8" name="グラフ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AD0702" w14:textId="5A080D21" w:rsidR="00572F48" w:rsidRDefault="00572F48" w:rsidP="00572F48">
      <w:pPr>
        <w:jc w:val="center"/>
      </w:pPr>
      <w:r>
        <w:t>図</w:t>
      </w:r>
      <w:r>
        <w:rPr>
          <w:rFonts w:hint="eastAsia"/>
        </w:rPr>
        <w:t>4</w:t>
      </w:r>
      <w:r w:rsidR="00D528A9">
        <w:t>.6</w:t>
      </w:r>
      <w:r w:rsidR="004A3062">
        <w:rPr>
          <w:rFonts w:hint="eastAsia"/>
        </w:rPr>
        <w:t>第</w:t>
      </w:r>
      <w:r>
        <w:t>13</w:t>
      </w:r>
      <w:r>
        <w:t>次高調波の信号強度の変化</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0A0497F" w14:textId="2867E314" w:rsidR="0043425C" w:rsidRPr="00CA5467"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43425C">
        <w:rPr>
          <w:rFonts w:hint="eastAsia"/>
        </w:rPr>
        <w:t>11</w:t>
      </w:r>
      <w:r w:rsidR="0043425C">
        <w:rPr>
          <w:rFonts w:hint="eastAsia"/>
        </w:rPr>
        <w:t>次高調波，</w:t>
      </w:r>
      <w:r w:rsidR="0043425C">
        <w:rPr>
          <w:rFonts w:hint="eastAsia"/>
        </w:rPr>
        <w:t>12</w:t>
      </w:r>
      <w:r w:rsidR="0043425C">
        <w:rPr>
          <w:rFonts w:hint="eastAsia"/>
        </w:rPr>
        <w:t>次高調波，</w:t>
      </w:r>
      <w:r w:rsidR="0043425C">
        <w:rPr>
          <w:rFonts w:hint="eastAsia"/>
        </w:rPr>
        <w:t>13</w:t>
      </w:r>
      <w:r w:rsidR="0043425C">
        <w:rPr>
          <w:rFonts w:hint="eastAsia"/>
        </w:rPr>
        <w:t>次高調波の信号強度の比較</w:t>
      </w:r>
      <w:r w:rsidR="00363CC7">
        <w:rPr>
          <w:rFonts w:hint="eastAsia"/>
        </w:rPr>
        <w:t>を</w:t>
      </w:r>
      <w:r w:rsidR="0043425C">
        <w:rPr>
          <w:rFonts w:hint="eastAsia"/>
        </w:rPr>
        <w:t>図</w:t>
      </w:r>
      <w:r w:rsidR="00363CC7">
        <w:rPr>
          <w:rFonts w:hint="eastAsia"/>
        </w:rPr>
        <w:t>4.3</w:t>
      </w:r>
      <w:r w:rsidR="0043425C">
        <w:rPr>
          <w:rFonts w:hint="eastAsia"/>
        </w:rPr>
        <w:t>.1</w:t>
      </w:r>
      <w:r w:rsidR="0043425C">
        <w:rPr>
          <w:rFonts w:hint="eastAsia"/>
        </w:rPr>
        <w:t>，</w:t>
      </w:r>
      <w:r w:rsidR="00363CC7">
        <w:rPr>
          <w:rFonts w:hint="eastAsia"/>
        </w:rPr>
        <w:t>4.3</w:t>
      </w:r>
      <w:r w:rsidR="0043425C">
        <w:rPr>
          <w:rFonts w:hint="eastAsia"/>
        </w:rPr>
        <w:t>.2</w:t>
      </w:r>
      <w:r w:rsidR="0043425C">
        <w:rPr>
          <w:rFonts w:hint="eastAsia"/>
        </w:rPr>
        <w:t>，</w:t>
      </w:r>
      <w:r w:rsidR="00363CC7">
        <w:rPr>
          <w:rFonts w:hint="eastAsia"/>
        </w:rPr>
        <w:t>4.3</w:t>
      </w:r>
      <w:r w:rsidR="0043425C">
        <w:rPr>
          <w:rFonts w:hint="eastAsia"/>
        </w:rPr>
        <w:t>.3</w:t>
      </w:r>
      <w:r w:rsidR="0043425C">
        <w:rPr>
          <w:rFonts w:hint="eastAsia"/>
        </w:rPr>
        <w:t>，</w:t>
      </w:r>
      <w:r w:rsidR="00363CC7">
        <w:rPr>
          <w:rFonts w:hint="eastAsia"/>
        </w:rPr>
        <w:t>4.3</w:t>
      </w:r>
      <w:r w:rsidR="0043425C">
        <w:rPr>
          <w:rFonts w:hint="eastAsia"/>
        </w:rPr>
        <w:t>.4</w:t>
      </w:r>
      <w:r w:rsidR="0043425C">
        <w:rPr>
          <w:rFonts w:hint="eastAsia"/>
        </w:rPr>
        <w:t>に示した</w:t>
      </w:r>
      <w:r w:rsidR="0043425C">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CA5467">
        <w:rPr>
          <w:rFonts w:hint="eastAsia"/>
        </w:rPr>
        <w:t>データを変形して</w:t>
      </w:r>
      <w:commentRangeStart w:id="36"/>
      <w:r w:rsidR="00CA5467">
        <w:rPr>
          <w:rFonts w:hint="eastAsia"/>
        </w:rPr>
        <w:t>いる</w:t>
      </w:r>
      <w:commentRangeEnd w:id="36"/>
      <w:r w:rsidR="007F4DCE">
        <w:rPr>
          <w:rStyle w:val="a8"/>
        </w:rPr>
        <w:commentReference w:id="36"/>
      </w:r>
      <w:r w:rsidR="00CA5467">
        <w:rPr>
          <w:rFonts w:hint="eastAsia"/>
        </w:rPr>
        <w:t xml:space="preserve">. </w:t>
      </w:r>
      <w:ins w:id="37" w:author="NH17A" w:date="2021-01-21T16:07:00Z">
        <w:r w:rsidR="007F44CB">
          <w:rPr>
            <w:rFonts w:hint="eastAsia"/>
          </w:rPr>
          <w:t>この図の描き方はこれでよいですが、前述のように、</w:t>
        </w:r>
        <w:r w:rsidR="007F44CB">
          <w:rPr>
            <w:rFonts w:hint="eastAsia"/>
          </w:rPr>
          <w:t>XUV-IR</w:t>
        </w:r>
        <w:r w:rsidR="007F44CB">
          <w:rPr>
            <w:rFonts w:hint="eastAsia"/>
          </w:rPr>
          <w:t>の時間差がゼロのところを、グラフでもゼロとしてください。</w:t>
        </w:r>
      </w:ins>
    </w:p>
    <w:p w14:paraId="403048A1" w14:textId="69C110E5" w:rsidR="007B70B4" w:rsidRPr="007B70B4" w:rsidRDefault="007B70B4" w:rsidP="0043425C">
      <w:pPr>
        <w:ind w:firstLineChars="100" w:firstLine="210"/>
      </w:pPr>
    </w:p>
    <w:p w14:paraId="27041F87" w14:textId="7D840686" w:rsidR="00B100BB" w:rsidRDefault="00B100BB" w:rsidP="007B70B4">
      <w:pPr>
        <w:widowControl/>
        <w:jc w:val="center"/>
      </w:pPr>
      <w:r>
        <w:rPr>
          <w:noProof/>
        </w:rPr>
        <w:drawing>
          <wp:inline distT="0" distB="0" distL="0" distR="0" wp14:anchorId="4CFB2F66" wp14:editId="243A97A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5F2ADF" w14:textId="78BB7C22"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次高調波の比較</w:t>
      </w:r>
    </w:p>
    <w:p w14:paraId="38FC7372" w14:textId="77777777" w:rsidR="00194528" w:rsidRDefault="007B7405" w:rsidP="009123C9">
      <w:pPr>
        <w:widowControl/>
        <w:jc w:val="center"/>
      </w:pPr>
      <w:r>
        <w:lastRenderedPageBreak/>
        <w:br w:type="page"/>
      </w:r>
    </w:p>
    <w:p w14:paraId="47E5AC5D" w14:textId="6E7F0DC4" w:rsidR="00194528" w:rsidRDefault="00614F44" w:rsidP="009123C9">
      <w:pPr>
        <w:widowControl/>
        <w:jc w:val="center"/>
      </w:pPr>
      <w:r>
        <w:rPr>
          <w:noProof/>
        </w:rPr>
        <w:lastRenderedPageBreak/>
        <w:drawing>
          <wp:inline distT="0" distB="0" distL="0" distR="0" wp14:anchorId="1B400EE4" wp14:editId="43558F14">
            <wp:extent cx="5400040" cy="2832100"/>
            <wp:effectExtent l="0" t="0" r="10160" b="6350"/>
            <wp:docPr id="54" name="グラフ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1123E5B" w14:textId="7F071DC8"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次高調波の比較</w:t>
      </w:r>
    </w:p>
    <w:p w14:paraId="43EF0957" w14:textId="01C80696" w:rsidR="003C0D54" w:rsidRPr="0043425C" w:rsidRDefault="00614F44" w:rsidP="009123C9">
      <w:pPr>
        <w:widowControl/>
        <w:jc w:val="center"/>
      </w:pPr>
      <w:r>
        <w:rPr>
          <w:noProof/>
        </w:rPr>
        <w:drawing>
          <wp:inline distT="0" distB="0" distL="0" distR="0" wp14:anchorId="71B163D5" wp14:editId="53CDC460">
            <wp:extent cx="5400040" cy="2832100"/>
            <wp:effectExtent l="0" t="0" r="10160" b="6350"/>
            <wp:docPr id="56" name="グラフ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446381B" w14:textId="487CA89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次高調波の比較</w:t>
      </w:r>
    </w:p>
    <w:p w14:paraId="2AFC47E2" w14:textId="06AA2F14" w:rsidR="00702A44" w:rsidRDefault="00702A44" w:rsidP="0000246C"/>
    <w:p w14:paraId="0978E035" w14:textId="55BF4006" w:rsidR="00F07500" w:rsidRDefault="005D0008" w:rsidP="0000246C">
      <w:r>
        <w:rPr>
          <w:rFonts w:hint="eastAsia"/>
        </w:rPr>
        <w:t xml:space="preserve">4.4 </w:t>
      </w:r>
      <w:r>
        <w:rPr>
          <w:rFonts w:hint="eastAsia"/>
        </w:rPr>
        <w:t>考察</w:t>
      </w:r>
    </w:p>
    <w:p w14:paraId="60E08594" w14:textId="2194014A" w:rsidR="005D0008" w:rsidRDefault="00585427" w:rsidP="0000246C">
      <w:r>
        <w:rPr>
          <w:rFonts w:hint="eastAsia"/>
        </w:rPr>
        <w:t>まず，</w:t>
      </w:r>
      <w:r w:rsidR="004A3062">
        <w:rPr>
          <w:rFonts w:hint="eastAsia"/>
        </w:rPr>
        <w:t>同条件同士の結果を比べると，第</w:t>
      </w:r>
      <w:r w:rsidR="004A3062">
        <w:rPr>
          <w:rFonts w:hint="eastAsia"/>
        </w:rPr>
        <w:t>11</w:t>
      </w:r>
      <w:r w:rsidR="004A3062">
        <w:rPr>
          <w:rFonts w:hint="eastAsia"/>
        </w:rPr>
        <w:t>次高調波の信号強度が最も大きく，第</w:t>
      </w:r>
      <w:r w:rsidR="004A3062">
        <w:rPr>
          <w:rFonts w:hint="eastAsia"/>
        </w:rPr>
        <w:t>12</w:t>
      </w:r>
      <w:r w:rsidR="004A3062">
        <w:rPr>
          <w:rFonts w:hint="eastAsia"/>
        </w:rPr>
        <w:t>次</w:t>
      </w:r>
    </w:p>
    <w:p w14:paraId="1931C226" w14:textId="4A6E6C5F" w:rsidR="008B3178" w:rsidRDefault="00E2372A" w:rsidP="0000246C">
      <w:r>
        <w:rPr>
          <w:rFonts w:hint="eastAsia"/>
        </w:rPr>
        <w:t>，第</w:t>
      </w:r>
      <w:r>
        <w:rPr>
          <w:rFonts w:hint="eastAsia"/>
        </w:rPr>
        <w:t>13</w:t>
      </w:r>
      <w:r>
        <w:rPr>
          <w:rFonts w:hint="eastAsia"/>
        </w:rPr>
        <w:t>次の順に信号強度が小さくなっていくことがわかる</w:t>
      </w:r>
      <w:r>
        <w:rPr>
          <w:rFonts w:hint="eastAsia"/>
        </w:rPr>
        <w:t xml:space="preserve">. </w:t>
      </w:r>
      <w:r w:rsidR="00155080">
        <w:t>また</w:t>
      </w:r>
      <w:r w:rsidR="00155080">
        <w:rPr>
          <w:rFonts w:hint="eastAsia"/>
        </w:rPr>
        <w:t>，</w:t>
      </w:r>
      <w:r w:rsidR="009722C6">
        <w:rPr>
          <w:rFonts w:hint="eastAsia"/>
        </w:rPr>
        <w:t>図</w:t>
      </w:r>
      <w:r w:rsidR="009722C6">
        <w:rPr>
          <w:rFonts w:hint="eastAsia"/>
        </w:rPr>
        <w:t>4.7</w:t>
      </w:r>
      <w:r w:rsidR="009722C6">
        <w:rPr>
          <w:rFonts w:hint="eastAsia"/>
        </w:rPr>
        <w:t>，図</w:t>
      </w:r>
      <w:r w:rsidR="009722C6">
        <w:rPr>
          <w:rFonts w:hint="eastAsia"/>
        </w:rPr>
        <w:t>4.8</w:t>
      </w:r>
      <w:r w:rsidR="009722C6">
        <w:rPr>
          <w:rFonts w:hint="eastAsia"/>
        </w:rPr>
        <w:t>，図</w:t>
      </w:r>
      <w:r w:rsidR="009722C6">
        <w:rPr>
          <w:rFonts w:hint="eastAsia"/>
        </w:rPr>
        <w:t>4.9</w:t>
      </w:r>
      <w:r w:rsidR="009722C6">
        <w:rPr>
          <w:rFonts w:hint="eastAsia"/>
        </w:rPr>
        <w:t>を見ると，</w:t>
      </w:r>
      <w:r w:rsidR="009722C6">
        <w:rPr>
          <w:rFonts w:hint="eastAsia"/>
        </w:rPr>
        <w:t>IR</w:t>
      </w:r>
      <w:r w:rsidR="009722C6">
        <w:rPr>
          <w:rFonts w:hint="eastAsia"/>
        </w:rPr>
        <w:t>光の</w:t>
      </w:r>
      <w:r w:rsidR="00614F44">
        <w:rPr>
          <w:rFonts w:hint="eastAsia"/>
        </w:rPr>
        <w:t>強度が弱い場合のほうが，</w:t>
      </w:r>
      <w:r w:rsidR="00614F44">
        <w:rPr>
          <w:rFonts w:hint="eastAsia"/>
        </w:rPr>
        <w:t>IR</w:t>
      </w:r>
      <w:r w:rsidR="00614F44">
        <w:rPr>
          <w:rFonts w:hint="eastAsia"/>
        </w:rPr>
        <w:t>光の強度が強い場合に比べて，信号強度の振動の振幅が大きいことがわかる</w:t>
      </w:r>
      <w:r w:rsidR="00614F44">
        <w:rPr>
          <w:rFonts w:hint="eastAsia"/>
        </w:rPr>
        <w:t xml:space="preserve">. </w:t>
      </w:r>
      <w:r w:rsidR="00614F44">
        <w:rPr>
          <w:rFonts w:hint="eastAsia"/>
        </w:rPr>
        <w:t>これは，</w:t>
      </w:r>
    </w:p>
    <w:p w14:paraId="09404B29" w14:textId="77777777" w:rsidR="008B3178" w:rsidRDefault="008B3178">
      <w:pPr>
        <w:widowControl/>
        <w:jc w:val="left"/>
      </w:pPr>
      <w:r>
        <w:br w:type="page"/>
      </w:r>
    </w:p>
    <w:p w14:paraId="7835FE6C" w14:textId="77777777" w:rsidR="001B3C46" w:rsidRPr="00614F44" w:rsidRDefault="001B3C46" w:rsidP="0000246C"/>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38"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39" w:author="NH17A" w:date="2021-01-09T18:38:00Z"/>
        </w:rPr>
      </w:pPr>
      <w:r>
        <w:rPr>
          <w:rFonts w:hint="eastAsia"/>
        </w:rPr>
        <w:t xml:space="preserve">[3]P.Corkum: </w:t>
      </w:r>
      <w:r>
        <w:t>“Plasma perspective on strong field multiphoton ionization”, Phys. Rev. Lett., 71 ‘1993) 1994-1997</w:t>
      </w:r>
    </w:p>
    <w:p w14:paraId="6A3036BB" w14:textId="157276FA" w:rsidR="0037656A" w:rsidRDefault="009D7196" w:rsidP="00325609">
      <w:pPr>
        <w:widowControl/>
        <w:jc w:val="left"/>
        <w:rPr>
          <w:ins w:id="40" w:author="NH17A" w:date="2021-01-21T16:09:00Z"/>
        </w:rPr>
      </w:pPr>
      <w:r>
        <w:t>[4]Villeneuve D, et al.: “Coherent imaging of an attosecond electron wave packet”, Science, 356(2017) 1150-1153</w:t>
      </w:r>
    </w:p>
    <w:p w14:paraId="5BBA8D56" w14:textId="49287536" w:rsidR="00FB65F2" w:rsidRDefault="00FB65F2" w:rsidP="00325609">
      <w:pPr>
        <w:widowControl/>
        <w:jc w:val="left"/>
        <w:rPr>
          <w:ins w:id="41" w:author="NH17A" w:date="2021-01-09T17:55:00Z"/>
        </w:rPr>
      </w:pPr>
      <w:ins w:id="42"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河西 剛" w:date="2021-01-08T00:58:00Z" w:initials="河西">
    <w:p w14:paraId="7D5769C5" w14:textId="7AA047D1" w:rsidR="0093270A" w:rsidRPr="009523BA" w:rsidRDefault="00C74343">
      <w:pPr>
        <w:pStyle w:val="a9"/>
      </w:pPr>
      <w:r>
        <w:rPr>
          <w:rStyle w:val="a8"/>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5769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E027B" w14:textId="77777777" w:rsidR="00FE0922" w:rsidRDefault="00FE0922" w:rsidP="00815EEF">
      <w:r>
        <w:separator/>
      </w:r>
    </w:p>
  </w:endnote>
  <w:endnote w:type="continuationSeparator" w:id="0">
    <w:p w14:paraId="6EE976E8" w14:textId="77777777" w:rsidR="00FE0922" w:rsidRDefault="00FE0922"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385D32" w14:textId="77777777" w:rsidR="00FE0922" w:rsidRDefault="00FE0922" w:rsidP="00815EEF">
      <w:r>
        <w:separator/>
      </w:r>
    </w:p>
  </w:footnote>
  <w:footnote w:type="continuationSeparator" w:id="0">
    <w:p w14:paraId="1D6B7791" w14:textId="77777777" w:rsidR="00FE0922" w:rsidRDefault="00FE0922"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rson w15:author="河西 剛">
    <w15:presenceInfo w15:providerId="Windows Live" w15:userId="b2594a6cb14d77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365D"/>
    <w:rsid w:val="00024EF9"/>
    <w:rsid w:val="000270D0"/>
    <w:rsid w:val="00033F9B"/>
    <w:rsid w:val="00034D58"/>
    <w:rsid w:val="00045932"/>
    <w:rsid w:val="00045CBD"/>
    <w:rsid w:val="00046378"/>
    <w:rsid w:val="000467F9"/>
    <w:rsid w:val="000509B1"/>
    <w:rsid w:val="00050CC5"/>
    <w:rsid w:val="0005591F"/>
    <w:rsid w:val="00057BB9"/>
    <w:rsid w:val="00057F8B"/>
    <w:rsid w:val="000629CE"/>
    <w:rsid w:val="00066040"/>
    <w:rsid w:val="00070E55"/>
    <w:rsid w:val="00072B1A"/>
    <w:rsid w:val="00073B28"/>
    <w:rsid w:val="0007748C"/>
    <w:rsid w:val="00080B8C"/>
    <w:rsid w:val="000829CD"/>
    <w:rsid w:val="00082D7E"/>
    <w:rsid w:val="00086700"/>
    <w:rsid w:val="000902C3"/>
    <w:rsid w:val="00090EC2"/>
    <w:rsid w:val="0009205E"/>
    <w:rsid w:val="00094109"/>
    <w:rsid w:val="000A04CD"/>
    <w:rsid w:val="000A2EA0"/>
    <w:rsid w:val="000A4688"/>
    <w:rsid w:val="000A57DA"/>
    <w:rsid w:val="000B242B"/>
    <w:rsid w:val="000B262F"/>
    <w:rsid w:val="000B3C84"/>
    <w:rsid w:val="000B571C"/>
    <w:rsid w:val="000B6949"/>
    <w:rsid w:val="000C2C4D"/>
    <w:rsid w:val="000C3DBC"/>
    <w:rsid w:val="000C4EFE"/>
    <w:rsid w:val="000D5FBF"/>
    <w:rsid w:val="000E14AB"/>
    <w:rsid w:val="000E1736"/>
    <w:rsid w:val="000E1981"/>
    <w:rsid w:val="000E3359"/>
    <w:rsid w:val="000E4A36"/>
    <w:rsid w:val="000E79BA"/>
    <w:rsid w:val="000F4A30"/>
    <w:rsid w:val="000F4D08"/>
    <w:rsid w:val="00101854"/>
    <w:rsid w:val="00102E04"/>
    <w:rsid w:val="00106704"/>
    <w:rsid w:val="00112DD7"/>
    <w:rsid w:val="00115EEC"/>
    <w:rsid w:val="00123C54"/>
    <w:rsid w:val="00124CBE"/>
    <w:rsid w:val="00132A75"/>
    <w:rsid w:val="00133317"/>
    <w:rsid w:val="0013367C"/>
    <w:rsid w:val="001351E5"/>
    <w:rsid w:val="00135CB6"/>
    <w:rsid w:val="00136E73"/>
    <w:rsid w:val="001379FA"/>
    <w:rsid w:val="00142EB8"/>
    <w:rsid w:val="0014374C"/>
    <w:rsid w:val="00147936"/>
    <w:rsid w:val="00155080"/>
    <w:rsid w:val="001552AA"/>
    <w:rsid w:val="00157A5A"/>
    <w:rsid w:val="00160BF0"/>
    <w:rsid w:val="00162C26"/>
    <w:rsid w:val="00164B30"/>
    <w:rsid w:val="00164E00"/>
    <w:rsid w:val="00165249"/>
    <w:rsid w:val="0017086F"/>
    <w:rsid w:val="00172CC4"/>
    <w:rsid w:val="00174594"/>
    <w:rsid w:val="00180C78"/>
    <w:rsid w:val="001832FF"/>
    <w:rsid w:val="00186909"/>
    <w:rsid w:val="00194528"/>
    <w:rsid w:val="00195833"/>
    <w:rsid w:val="00197736"/>
    <w:rsid w:val="001A2B38"/>
    <w:rsid w:val="001A3ADD"/>
    <w:rsid w:val="001A7AF4"/>
    <w:rsid w:val="001A7B9A"/>
    <w:rsid w:val="001B00C0"/>
    <w:rsid w:val="001B3C46"/>
    <w:rsid w:val="001B6B28"/>
    <w:rsid w:val="001B727D"/>
    <w:rsid w:val="001C2AA9"/>
    <w:rsid w:val="001C7370"/>
    <w:rsid w:val="001C7EDD"/>
    <w:rsid w:val="001D71E3"/>
    <w:rsid w:val="001D7F21"/>
    <w:rsid w:val="001E3D07"/>
    <w:rsid w:val="001E6962"/>
    <w:rsid w:val="001E6E58"/>
    <w:rsid w:val="001F1787"/>
    <w:rsid w:val="001F20DD"/>
    <w:rsid w:val="001F26D3"/>
    <w:rsid w:val="001F3770"/>
    <w:rsid w:val="001F5FF5"/>
    <w:rsid w:val="002030AB"/>
    <w:rsid w:val="00206665"/>
    <w:rsid w:val="00206E99"/>
    <w:rsid w:val="00216A35"/>
    <w:rsid w:val="00220866"/>
    <w:rsid w:val="00222FFD"/>
    <w:rsid w:val="00224308"/>
    <w:rsid w:val="00224393"/>
    <w:rsid w:val="00224D9A"/>
    <w:rsid w:val="002258D1"/>
    <w:rsid w:val="00230E13"/>
    <w:rsid w:val="00231C17"/>
    <w:rsid w:val="00233617"/>
    <w:rsid w:val="002401E5"/>
    <w:rsid w:val="00242AF6"/>
    <w:rsid w:val="002453F2"/>
    <w:rsid w:val="00246F1F"/>
    <w:rsid w:val="0025170C"/>
    <w:rsid w:val="00252DE5"/>
    <w:rsid w:val="002546D2"/>
    <w:rsid w:val="00255837"/>
    <w:rsid w:val="00272A61"/>
    <w:rsid w:val="00277D5D"/>
    <w:rsid w:val="00284126"/>
    <w:rsid w:val="0029608B"/>
    <w:rsid w:val="00297538"/>
    <w:rsid w:val="00297DD5"/>
    <w:rsid w:val="002A02BA"/>
    <w:rsid w:val="002A51F5"/>
    <w:rsid w:val="002A5DCA"/>
    <w:rsid w:val="002A7F54"/>
    <w:rsid w:val="002B065E"/>
    <w:rsid w:val="002B17C0"/>
    <w:rsid w:val="002B2A81"/>
    <w:rsid w:val="002B37F0"/>
    <w:rsid w:val="002B4546"/>
    <w:rsid w:val="002B4F6A"/>
    <w:rsid w:val="002C24EA"/>
    <w:rsid w:val="002C3360"/>
    <w:rsid w:val="002C3CB8"/>
    <w:rsid w:val="002D1E5E"/>
    <w:rsid w:val="002E6B6E"/>
    <w:rsid w:val="002E6F2B"/>
    <w:rsid w:val="002E791A"/>
    <w:rsid w:val="002F1CF5"/>
    <w:rsid w:val="002F2585"/>
    <w:rsid w:val="002F3E26"/>
    <w:rsid w:val="002F787D"/>
    <w:rsid w:val="003042E6"/>
    <w:rsid w:val="00304A3C"/>
    <w:rsid w:val="0031124E"/>
    <w:rsid w:val="003209B4"/>
    <w:rsid w:val="00325609"/>
    <w:rsid w:val="003300E9"/>
    <w:rsid w:val="00331334"/>
    <w:rsid w:val="00332F04"/>
    <w:rsid w:val="003346B3"/>
    <w:rsid w:val="00334A61"/>
    <w:rsid w:val="00337316"/>
    <w:rsid w:val="003400CC"/>
    <w:rsid w:val="00341957"/>
    <w:rsid w:val="00341F6E"/>
    <w:rsid w:val="0034279B"/>
    <w:rsid w:val="00343C72"/>
    <w:rsid w:val="0034597C"/>
    <w:rsid w:val="0034798C"/>
    <w:rsid w:val="003528ED"/>
    <w:rsid w:val="003559D9"/>
    <w:rsid w:val="003573D7"/>
    <w:rsid w:val="003579B3"/>
    <w:rsid w:val="00360611"/>
    <w:rsid w:val="00362715"/>
    <w:rsid w:val="00363CC7"/>
    <w:rsid w:val="00364026"/>
    <w:rsid w:val="00364E7C"/>
    <w:rsid w:val="00364ED9"/>
    <w:rsid w:val="003700C9"/>
    <w:rsid w:val="0037656A"/>
    <w:rsid w:val="00385F76"/>
    <w:rsid w:val="003927D1"/>
    <w:rsid w:val="003949D2"/>
    <w:rsid w:val="00394E86"/>
    <w:rsid w:val="00397335"/>
    <w:rsid w:val="003A1818"/>
    <w:rsid w:val="003A4D83"/>
    <w:rsid w:val="003A63AA"/>
    <w:rsid w:val="003A6584"/>
    <w:rsid w:val="003B09BD"/>
    <w:rsid w:val="003B7C49"/>
    <w:rsid w:val="003C0D54"/>
    <w:rsid w:val="003C0E53"/>
    <w:rsid w:val="003C352D"/>
    <w:rsid w:val="003D1250"/>
    <w:rsid w:val="003D3409"/>
    <w:rsid w:val="003D4D8A"/>
    <w:rsid w:val="003E1C1C"/>
    <w:rsid w:val="003E2902"/>
    <w:rsid w:val="003E6C92"/>
    <w:rsid w:val="003F64D1"/>
    <w:rsid w:val="003F6FB0"/>
    <w:rsid w:val="003F726B"/>
    <w:rsid w:val="004008DD"/>
    <w:rsid w:val="004040FA"/>
    <w:rsid w:val="00406068"/>
    <w:rsid w:val="00414604"/>
    <w:rsid w:val="00422819"/>
    <w:rsid w:val="004249A0"/>
    <w:rsid w:val="00427CA4"/>
    <w:rsid w:val="00433290"/>
    <w:rsid w:val="00433E4B"/>
    <w:rsid w:val="0043425C"/>
    <w:rsid w:val="00442B23"/>
    <w:rsid w:val="00442DFC"/>
    <w:rsid w:val="004462A1"/>
    <w:rsid w:val="00453941"/>
    <w:rsid w:val="004547DF"/>
    <w:rsid w:val="004563E8"/>
    <w:rsid w:val="0046759A"/>
    <w:rsid w:val="004772B4"/>
    <w:rsid w:val="00480800"/>
    <w:rsid w:val="00480D4E"/>
    <w:rsid w:val="00491B20"/>
    <w:rsid w:val="0049387C"/>
    <w:rsid w:val="00493FFE"/>
    <w:rsid w:val="004963D1"/>
    <w:rsid w:val="004A3062"/>
    <w:rsid w:val="004A30FD"/>
    <w:rsid w:val="004A352F"/>
    <w:rsid w:val="004A64CC"/>
    <w:rsid w:val="004B0458"/>
    <w:rsid w:val="004B0C35"/>
    <w:rsid w:val="004B2D0D"/>
    <w:rsid w:val="004B4191"/>
    <w:rsid w:val="004B57DB"/>
    <w:rsid w:val="004B6AAF"/>
    <w:rsid w:val="004C22BF"/>
    <w:rsid w:val="004E5676"/>
    <w:rsid w:val="004E5A12"/>
    <w:rsid w:val="004E69ED"/>
    <w:rsid w:val="004E6E4C"/>
    <w:rsid w:val="004E7A14"/>
    <w:rsid w:val="004F0D73"/>
    <w:rsid w:val="00500F32"/>
    <w:rsid w:val="00505FD8"/>
    <w:rsid w:val="00515095"/>
    <w:rsid w:val="005161F6"/>
    <w:rsid w:val="00516263"/>
    <w:rsid w:val="00523A46"/>
    <w:rsid w:val="0052623B"/>
    <w:rsid w:val="00527774"/>
    <w:rsid w:val="005303B3"/>
    <w:rsid w:val="0053078F"/>
    <w:rsid w:val="00531D1B"/>
    <w:rsid w:val="005353CF"/>
    <w:rsid w:val="005361C1"/>
    <w:rsid w:val="00540C4B"/>
    <w:rsid w:val="005415ED"/>
    <w:rsid w:val="005435C7"/>
    <w:rsid w:val="005436E1"/>
    <w:rsid w:val="00543FCC"/>
    <w:rsid w:val="00544839"/>
    <w:rsid w:val="00545D82"/>
    <w:rsid w:val="00547B54"/>
    <w:rsid w:val="00552F97"/>
    <w:rsid w:val="0056106D"/>
    <w:rsid w:val="005635A6"/>
    <w:rsid w:val="00565CE9"/>
    <w:rsid w:val="00566B8B"/>
    <w:rsid w:val="00572F48"/>
    <w:rsid w:val="0057312D"/>
    <w:rsid w:val="00573B84"/>
    <w:rsid w:val="00574AA7"/>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5DBF"/>
    <w:rsid w:val="005A7E12"/>
    <w:rsid w:val="005B1C93"/>
    <w:rsid w:val="005B1D2D"/>
    <w:rsid w:val="005B29A6"/>
    <w:rsid w:val="005B3DB3"/>
    <w:rsid w:val="005B774C"/>
    <w:rsid w:val="005B7DF6"/>
    <w:rsid w:val="005C4095"/>
    <w:rsid w:val="005C6263"/>
    <w:rsid w:val="005C63FE"/>
    <w:rsid w:val="005D0008"/>
    <w:rsid w:val="005D4C83"/>
    <w:rsid w:val="005D5366"/>
    <w:rsid w:val="005E2761"/>
    <w:rsid w:val="005E6FFE"/>
    <w:rsid w:val="005E7B38"/>
    <w:rsid w:val="005F21EF"/>
    <w:rsid w:val="005F6C60"/>
    <w:rsid w:val="005F6F9B"/>
    <w:rsid w:val="00604131"/>
    <w:rsid w:val="006045F0"/>
    <w:rsid w:val="00614F44"/>
    <w:rsid w:val="00620BE9"/>
    <w:rsid w:val="006238FF"/>
    <w:rsid w:val="00631B57"/>
    <w:rsid w:val="00633F4B"/>
    <w:rsid w:val="0063452A"/>
    <w:rsid w:val="00641152"/>
    <w:rsid w:val="00646332"/>
    <w:rsid w:val="00651888"/>
    <w:rsid w:val="00667AEA"/>
    <w:rsid w:val="00670F5C"/>
    <w:rsid w:val="0067576B"/>
    <w:rsid w:val="00681989"/>
    <w:rsid w:val="006844C0"/>
    <w:rsid w:val="00684EFF"/>
    <w:rsid w:val="0068552D"/>
    <w:rsid w:val="00690EC0"/>
    <w:rsid w:val="006933A1"/>
    <w:rsid w:val="00694E32"/>
    <w:rsid w:val="00695533"/>
    <w:rsid w:val="006A523D"/>
    <w:rsid w:val="006B02E9"/>
    <w:rsid w:val="006B0905"/>
    <w:rsid w:val="006B0C61"/>
    <w:rsid w:val="006B0DAC"/>
    <w:rsid w:val="006B25AE"/>
    <w:rsid w:val="006B64AE"/>
    <w:rsid w:val="006B6D14"/>
    <w:rsid w:val="006C3410"/>
    <w:rsid w:val="006C6ED4"/>
    <w:rsid w:val="006C762B"/>
    <w:rsid w:val="006D067E"/>
    <w:rsid w:val="006E3257"/>
    <w:rsid w:val="006F0A79"/>
    <w:rsid w:val="00702A44"/>
    <w:rsid w:val="0070437E"/>
    <w:rsid w:val="00704D93"/>
    <w:rsid w:val="00710124"/>
    <w:rsid w:val="00714024"/>
    <w:rsid w:val="0071637C"/>
    <w:rsid w:val="00720D37"/>
    <w:rsid w:val="007239B1"/>
    <w:rsid w:val="00732D4F"/>
    <w:rsid w:val="00732F3E"/>
    <w:rsid w:val="00735275"/>
    <w:rsid w:val="0074759E"/>
    <w:rsid w:val="0075376C"/>
    <w:rsid w:val="007547D9"/>
    <w:rsid w:val="0075489E"/>
    <w:rsid w:val="00756E1B"/>
    <w:rsid w:val="007606CF"/>
    <w:rsid w:val="007668D5"/>
    <w:rsid w:val="0076748D"/>
    <w:rsid w:val="007703CE"/>
    <w:rsid w:val="0077311B"/>
    <w:rsid w:val="00773C20"/>
    <w:rsid w:val="00774F67"/>
    <w:rsid w:val="00782834"/>
    <w:rsid w:val="00783D92"/>
    <w:rsid w:val="007A2386"/>
    <w:rsid w:val="007A33E3"/>
    <w:rsid w:val="007A387E"/>
    <w:rsid w:val="007A472C"/>
    <w:rsid w:val="007A484D"/>
    <w:rsid w:val="007A6493"/>
    <w:rsid w:val="007B2010"/>
    <w:rsid w:val="007B70B4"/>
    <w:rsid w:val="007B7405"/>
    <w:rsid w:val="007C3902"/>
    <w:rsid w:val="007C6B41"/>
    <w:rsid w:val="007D19D5"/>
    <w:rsid w:val="007E27F0"/>
    <w:rsid w:val="007E3FB3"/>
    <w:rsid w:val="007E4072"/>
    <w:rsid w:val="007E4401"/>
    <w:rsid w:val="007E4429"/>
    <w:rsid w:val="007E4CF5"/>
    <w:rsid w:val="007E54DD"/>
    <w:rsid w:val="007F06E8"/>
    <w:rsid w:val="007F22F6"/>
    <w:rsid w:val="007F44CB"/>
    <w:rsid w:val="007F4DCE"/>
    <w:rsid w:val="0080322E"/>
    <w:rsid w:val="0080689A"/>
    <w:rsid w:val="00811B98"/>
    <w:rsid w:val="00815EEF"/>
    <w:rsid w:val="008203D5"/>
    <w:rsid w:val="00820D22"/>
    <w:rsid w:val="0082280D"/>
    <w:rsid w:val="008229EE"/>
    <w:rsid w:val="008332C1"/>
    <w:rsid w:val="00837A94"/>
    <w:rsid w:val="008434F2"/>
    <w:rsid w:val="00846791"/>
    <w:rsid w:val="00847AB9"/>
    <w:rsid w:val="00855D75"/>
    <w:rsid w:val="00864888"/>
    <w:rsid w:val="00864DDB"/>
    <w:rsid w:val="00870934"/>
    <w:rsid w:val="008719D8"/>
    <w:rsid w:val="008722DB"/>
    <w:rsid w:val="00872376"/>
    <w:rsid w:val="00873964"/>
    <w:rsid w:val="00880123"/>
    <w:rsid w:val="00887F72"/>
    <w:rsid w:val="00891ACC"/>
    <w:rsid w:val="00895B58"/>
    <w:rsid w:val="00896C40"/>
    <w:rsid w:val="008972D6"/>
    <w:rsid w:val="008A1119"/>
    <w:rsid w:val="008A2D6A"/>
    <w:rsid w:val="008A5943"/>
    <w:rsid w:val="008A67B1"/>
    <w:rsid w:val="008B310C"/>
    <w:rsid w:val="008B3178"/>
    <w:rsid w:val="008B6584"/>
    <w:rsid w:val="008B68A7"/>
    <w:rsid w:val="008C2BB8"/>
    <w:rsid w:val="008C3901"/>
    <w:rsid w:val="008C5A1D"/>
    <w:rsid w:val="008D1740"/>
    <w:rsid w:val="008D277E"/>
    <w:rsid w:val="008D2C7E"/>
    <w:rsid w:val="008D503F"/>
    <w:rsid w:val="008D5483"/>
    <w:rsid w:val="008E6113"/>
    <w:rsid w:val="008E632B"/>
    <w:rsid w:val="008F53EB"/>
    <w:rsid w:val="008F5426"/>
    <w:rsid w:val="008F5546"/>
    <w:rsid w:val="009002C8"/>
    <w:rsid w:val="0090187C"/>
    <w:rsid w:val="0090592A"/>
    <w:rsid w:val="00905D54"/>
    <w:rsid w:val="009123C9"/>
    <w:rsid w:val="00914271"/>
    <w:rsid w:val="00926C7B"/>
    <w:rsid w:val="00926DA5"/>
    <w:rsid w:val="0093270A"/>
    <w:rsid w:val="009401F6"/>
    <w:rsid w:val="00943668"/>
    <w:rsid w:val="009436C1"/>
    <w:rsid w:val="00943D0F"/>
    <w:rsid w:val="00945600"/>
    <w:rsid w:val="009465B9"/>
    <w:rsid w:val="00946EC5"/>
    <w:rsid w:val="009517A2"/>
    <w:rsid w:val="009522C3"/>
    <w:rsid w:val="009523BA"/>
    <w:rsid w:val="00952C42"/>
    <w:rsid w:val="00953D4E"/>
    <w:rsid w:val="00956437"/>
    <w:rsid w:val="00957177"/>
    <w:rsid w:val="009657E7"/>
    <w:rsid w:val="00965856"/>
    <w:rsid w:val="00966A8C"/>
    <w:rsid w:val="009722C6"/>
    <w:rsid w:val="00972484"/>
    <w:rsid w:val="00972CB3"/>
    <w:rsid w:val="009831DE"/>
    <w:rsid w:val="00984DD7"/>
    <w:rsid w:val="00985B51"/>
    <w:rsid w:val="00987768"/>
    <w:rsid w:val="009915EB"/>
    <w:rsid w:val="00994B1C"/>
    <w:rsid w:val="009A2C16"/>
    <w:rsid w:val="009C60B4"/>
    <w:rsid w:val="009C62F7"/>
    <w:rsid w:val="009D2993"/>
    <w:rsid w:val="009D335F"/>
    <w:rsid w:val="009D3383"/>
    <w:rsid w:val="009D68F6"/>
    <w:rsid w:val="009D7196"/>
    <w:rsid w:val="009E06DA"/>
    <w:rsid w:val="009F1027"/>
    <w:rsid w:val="009F520C"/>
    <w:rsid w:val="00A01EF3"/>
    <w:rsid w:val="00A0363C"/>
    <w:rsid w:val="00A11268"/>
    <w:rsid w:val="00A23A1A"/>
    <w:rsid w:val="00A277C2"/>
    <w:rsid w:val="00A351BE"/>
    <w:rsid w:val="00A43B34"/>
    <w:rsid w:val="00A47489"/>
    <w:rsid w:val="00A47AEC"/>
    <w:rsid w:val="00A50622"/>
    <w:rsid w:val="00A51237"/>
    <w:rsid w:val="00A56B1B"/>
    <w:rsid w:val="00A5721C"/>
    <w:rsid w:val="00A63581"/>
    <w:rsid w:val="00A65EA2"/>
    <w:rsid w:val="00A67706"/>
    <w:rsid w:val="00A67F02"/>
    <w:rsid w:val="00A70532"/>
    <w:rsid w:val="00A711F2"/>
    <w:rsid w:val="00A72AC8"/>
    <w:rsid w:val="00A76563"/>
    <w:rsid w:val="00A76A96"/>
    <w:rsid w:val="00A77EE3"/>
    <w:rsid w:val="00A82315"/>
    <w:rsid w:val="00A8664D"/>
    <w:rsid w:val="00A86EE8"/>
    <w:rsid w:val="00A872B0"/>
    <w:rsid w:val="00A900E6"/>
    <w:rsid w:val="00A90E5E"/>
    <w:rsid w:val="00A93B21"/>
    <w:rsid w:val="00A93DA3"/>
    <w:rsid w:val="00A95BB4"/>
    <w:rsid w:val="00AA0D88"/>
    <w:rsid w:val="00AA0E22"/>
    <w:rsid w:val="00AA3EDF"/>
    <w:rsid w:val="00AA5EA1"/>
    <w:rsid w:val="00AB085B"/>
    <w:rsid w:val="00AB218D"/>
    <w:rsid w:val="00AB3968"/>
    <w:rsid w:val="00AB407E"/>
    <w:rsid w:val="00AB5653"/>
    <w:rsid w:val="00AB7321"/>
    <w:rsid w:val="00AC1323"/>
    <w:rsid w:val="00AC15D8"/>
    <w:rsid w:val="00AC1973"/>
    <w:rsid w:val="00AC29B0"/>
    <w:rsid w:val="00AC6707"/>
    <w:rsid w:val="00AC7FFC"/>
    <w:rsid w:val="00AD14E7"/>
    <w:rsid w:val="00AD477D"/>
    <w:rsid w:val="00AE18B9"/>
    <w:rsid w:val="00AE1BBC"/>
    <w:rsid w:val="00AE2A35"/>
    <w:rsid w:val="00AE3B8D"/>
    <w:rsid w:val="00AE5901"/>
    <w:rsid w:val="00AE5D03"/>
    <w:rsid w:val="00AF03D4"/>
    <w:rsid w:val="00AF4AEB"/>
    <w:rsid w:val="00B02B4C"/>
    <w:rsid w:val="00B100BB"/>
    <w:rsid w:val="00B1181D"/>
    <w:rsid w:val="00B131F8"/>
    <w:rsid w:val="00B167F5"/>
    <w:rsid w:val="00B1758A"/>
    <w:rsid w:val="00B220AB"/>
    <w:rsid w:val="00B23559"/>
    <w:rsid w:val="00B251CF"/>
    <w:rsid w:val="00B25831"/>
    <w:rsid w:val="00B26EDC"/>
    <w:rsid w:val="00B370FF"/>
    <w:rsid w:val="00B372F8"/>
    <w:rsid w:val="00B40FCE"/>
    <w:rsid w:val="00B45EE7"/>
    <w:rsid w:val="00B4783F"/>
    <w:rsid w:val="00B50A31"/>
    <w:rsid w:val="00B51601"/>
    <w:rsid w:val="00B516AF"/>
    <w:rsid w:val="00B552D3"/>
    <w:rsid w:val="00B566E3"/>
    <w:rsid w:val="00B614AA"/>
    <w:rsid w:val="00B6188B"/>
    <w:rsid w:val="00B6218F"/>
    <w:rsid w:val="00B63A43"/>
    <w:rsid w:val="00B6678E"/>
    <w:rsid w:val="00B66ED8"/>
    <w:rsid w:val="00B67196"/>
    <w:rsid w:val="00B729DC"/>
    <w:rsid w:val="00B74B3B"/>
    <w:rsid w:val="00B759E6"/>
    <w:rsid w:val="00B7679E"/>
    <w:rsid w:val="00B900F6"/>
    <w:rsid w:val="00B92175"/>
    <w:rsid w:val="00B93238"/>
    <w:rsid w:val="00B96580"/>
    <w:rsid w:val="00BA1757"/>
    <w:rsid w:val="00BA769C"/>
    <w:rsid w:val="00BB3015"/>
    <w:rsid w:val="00BB3FC3"/>
    <w:rsid w:val="00BB72F4"/>
    <w:rsid w:val="00BC0D35"/>
    <w:rsid w:val="00BC293D"/>
    <w:rsid w:val="00BC4188"/>
    <w:rsid w:val="00BD17D9"/>
    <w:rsid w:val="00BE73AE"/>
    <w:rsid w:val="00BE7AE1"/>
    <w:rsid w:val="00BF3C46"/>
    <w:rsid w:val="00BF459D"/>
    <w:rsid w:val="00BF4AEE"/>
    <w:rsid w:val="00BF70BD"/>
    <w:rsid w:val="00C0103A"/>
    <w:rsid w:val="00C01E07"/>
    <w:rsid w:val="00C07993"/>
    <w:rsid w:val="00C1169C"/>
    <w:rsid w:val="00C16CF3"/>
    <w:rsid w:val="00C17945"/>
    <w:rsid w:val="00C211B9"/>
    <w:rsid w:val="00C22355"/>
    <w:rsid w:val="00C27FDD"/>
    <w:rsid w:val="00C30547"/>
    <w:rsid w:val="00C373C4"/>
    <w:rsid w:val="00C375A2"/>
    <w:rsid w:val="00C4307E"/>
    <w:rsid w:val="00C432A3"/>
    <w:rsid w:val="00C46114"/>
    <w:rsid w:val="00C475D5"/>
    <w:rsid w:val="00C53719"/>
    <w:rsid w:val="00C552B9"/>
    <w:rsid w:val="00C55F16"/>
    <w:rsid w:val="00C60DBE"/>
    <w:rsid w:val="00C63111"/>
    <w:rsid w:val="00C63C3B"/>
    <w:rsid w:val="00C64595"/>
    <w:rsid w:val="00C70436"/>
    <w:rsid w:val="00C727F7"/>
    <w:rsid w:val="00C72C4D"/>
    <w:rsid w:val="00C74343"/>
    <w:rsid w:val="00C74F1B"/>
    <w:rsid w:val="00C80446"/>
    <w:rsid w:val="00C828E5"/>
    <w:rsid w:val="00C879A3"/>
    <w:rsid w:val="00C91749"/>
    <w:rsid w:val="00C951E1"/>
    <w:rsid w:val="00C95EE2"/>
    <w:rsid w:val="00C95FAD"/>
    <w:rsid w:val="00C965FC"/>
    <w:rsid w:val="00C971A1"/>
    <w:rsid w:val="00CA1523"/>
    <w:rsid w:val="00CA2C81"/>
    <w:rsid w:val="00CA5467"/>
    <w:rsid w:val="00CB06B4"/>
    <w:rsid w:val="00CB3CA8"/>
    <w:rsid w:val="00CB55DB"/>
    <w:rsid w:val="00CC18F3"/>
    <w:rsid w:val="00CC1B94"/>
    <w:rsid w:val="00CC632F"/>
    <w:rsid w:val="00CC785D"/>
    <w:rsid w:val="00CD5C8E"/>
    <w:rsid w:val="00CD7D85"/>
    <w:rsid w:val="00CF1820"/>
    <w:rsid w:val="00CF38A5"/>
    <w:rsid w:val="00CF7157"/>
    <w:rsid w:val="00D030E7"/>
    <w:rsid w:val="00D1123A"/>
    <w:rsid w:val="00D120B7"/>
    <w:rsid w:val="00D12399"/>
    <w:rsid w:val="00D12F71"/>
    <w:rsid w:val="00D132FD"/>
    <w:rsid w:val="00D16372"/>
    <w:rsid w:val="00D25010"/>
    <w:rsid w:val="00D33C0A"/>
    <w:rsid w:val="00D40A69"/>
    <w:rsid w:val="00D442E1"/>
    <w:rsid w:val="00D46DAB"/>
    <w:rsid w:val="00D46E92"/>
    <w:rsid w:val="00D507E9"/>
    <w:rsid w:val="00D50B6D"/>
    <w:rsid w:val="00D51143"/>
    <w:rsid w:val="00D528A9"/>
    <w:rsid w:val="00D53205"/>
    <w:rsid w:val="00D545A7"/>
    <w:rsid w:val="00D55CC2"/>
    <w:rsid w:val="00D57E9D"/>
    <w:rsid w:val="00D60146"/>
    <w:rsid w:val="00D6121F"/>
    <w:rsid w:val="00D61C52"/>
    <w:rsid w:val="00D62CA7"/>
    <w:rsid w:val="00D66B2D"/>
    <w:rsid w:val="00D7040B"/>
    <w:rsid w:val="00D713A0"/>
    <w:rsid w:val="00D72BB0"/>
    <w:rsid w:val="00D73B95"/>
    <w:rsid w:val="00D7403B"/>
    <w:rsid w:val="00D768DA"/>
    <w:rsid w:val="00D852F6"/>
    <w:rsid w:val="00D8557F"/>
    <w:rsid w:val="00D9436E"/>
    <w:rsid w:val="00D94DE9"/>
    <w:rsid w:val="00D951A6"/>
    <w:rsid w:val="00D95877"/>
    <w:rsid w:val="00D95EBD"/>
    <w:rsid w:val="00DA4905"/>
    <w:rsid w:val="00DA622D"/>
    <w:rsid w:val="00DA67D2"/>
    <w:rsid w:val="00DA70FD"/>
    <w:rsid w:val="00DB24DF"/>
    <w:rsid w:val="00DB26AB"/>
    <w:rsid w:val="00DB3145"/>
    <w:rsid w:val="00DC1370"/>
    <w:rsid w:val="00DD605A"/>
    <w:rsid w:val="00DE4BF6"/>
    <w:rsid w:val="00DE4F10"/>
    <w:rsid w:val="00DE590A"/>
    <w:rsid w:val="00DF066C"/>
    <w:rsid w:val="00DF4FA6"/>
    <w:rsid w:val="00DF6E52"/>
    <w:rsid w:val="00E00D51"/>
    <w:rsid w:val="00E02019"/>
    <w:rsid w:val="00E03F95"/>
    <w:rsid w:val="00E04B09"/>
    <w:rsid w:val="00E07368"/>
    <w:rsid w:val="00E10149"/>
    <w:rsid w:val="00E13A53"/>
    <w:rsid w:val="00E16108"/>
    <w:rsid w:val="00E2372A"/>
    <w:rsid w:val="00E238CF"/>
    <w:rsid w:val="00E278DF"/>
    <w:rsid w:val="00E31B80"/>
    <w:rsid w:val="00E346DE"/>
    <w:rsid w:val="00E406D2"/>
    <w:rsid w:val="00E40894"/>
    <w:rsid w:val="00E436D9"/>
    <w:rsid w:val="00E60EB6"/>
    <w:rsid w:val="00E70C5E"/>
    <w:rsid w:val="00E77843"/>
    <w:rsid w:val="00E810C0"/>
    <w:rsid w:val="00E817DF"/>
    <w:rsid w:val="00E81D70"/>
    <w:rsid w:val="00E8773E"/>
    <w:rsid w:val="00E91BE1"/>
    <w:rsid w:val="00E92520"/>
    <w:rsid w:val="00E9379C"/>
    <w:rsid w:val="00E96BA3"/>
    <w:rsid w:val="00EB1D5B"/>
    <w:rsid w:val="00EC3B7C"/>
    <w:rsid w:val="00EC4A2B"/>
    <w:rsid w:val="00EC6345"/>
    <w:rsid w:val="00EC74BC"/>
    <w:rsid w:val="00ED18C9"/>
    <w:rsid w:val="00ED1DEB"/>
    <w:rsid w:val="00ED20A4"/>
    <w:rsid w:val="00ED27B7"/>
    <w:rsid w:val="00ED4ACC"/>
    <w:rsid w:val="00EE1655"/>
    <w:rsid w:val="00EE393A"/>
    <w:rsid w:val="00EE500F"/>
    <w:rsid w:val="00EE53E0"/>
    <w:rsid w:val="00EF2CE0"/>
    <w:rsid w:val="00EF789F"/>
    <w:rsid w:val="00EF7E56"/>
    <w:rsid w:val="00F014DB"/>
    <w:rsid w:val="00F02BD1"/>
    <w:rsid w:val="00F068C2"/>
    <w:rsid w:val="00F07500"/>
    <w:rsid w:val="00F20C44"/>
    <w:rsid w:val="00F22EC2"/>
    <w:rsid w:val="00F23464"/>
    <w:rsid w:val="00F244D6"/>
    <w:rsid w:val="00F2699B"/>
    <w:rsid w:val="00F3155F"/>
    <w:rsid w:val="00F40082"/>
    <w:rsid w:val="00F45621"/>
    <w:rsid w:val="00F45B83"/>
    <w:rsid w:val="00F46DA4"/>
    <w:rsid w:val="00F473DD"/>
    <w:rsid w:val="00F52B65"/>
    <w:rsid w:val="00F53620"/>
    <w:rsid w:val="00F55A72"/>
    <w:rsid w:val="00F5616A"/>
    <w:rsid w:val="00F61D52"/>
    <w:rsid w:val="00F62A83"/>
    <w:rsid w:val="00F63C3C"/>
    <w:rsid w:val="00F73AE1"/>
    <w:rsid w:val="00F75A59"/>
    <w:rsid w:val="00F75B5C"/>
    <w:rsid w:val="00F77E5D"/>
    <w:rsid w:val="00F813B0"/>
    <w:rsid w:val="00F82963"/>
    <w:rsid w:val="00F85131"/>
    <w:rsid w:val="00F860DF"/>
    <w:rsid w:val="00F93363"/>
    <w:rsid w:val="00F942B0"/>
    <w:rsid w:val="00F95696"/>
    <w:rsid w:val="00F9728D"/>
    <w:rsid w:val="00F9778E"/>
    <w:rsid w:val="00FA0E13"/>
    <w:rsid w:val="00FA189D"/>
    <w:rsid w:val="00FA4008"/>
    <w:rsid w:val="00FA4351"/>
    <w:rsid w:val="00FA4920"/>
    <w:rsid w:val="00FA63B8"/>
    <w:rsid w:val="00FB65F2"/>
    <w:rsid w:val="00FB7417"/>
    <w:rsid w:val="00FC740F"/>
    <w:rsid w:val="00FD4AE8"/>
    <w:rsid w:val="00FD4B4B"/>
    <w:rsid w:val="00FD50F0"/>
    <w:rsid w:val="00FE0922"/>
    <w:rsid w:val="00FE0F2B"/>
    <w:rsid w:val="00FE2C6D"/>
    <w:rsid w:val="00FE6DF1"/>
    <w:rsid w:val="00FE78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chart" Target="charts/chart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7.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1.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2.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32436056029214"/>
          <c:y val="2.9053747799597341E-2"/>
          <c:w val="0.86279379412004353"/>
          <c:h val="0.8161579585632056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'11'!$C$1:$C$195</c:f>
              <c:numCache>
                <c:formatCode>General</c:formatCode>
                <c:ptCount val="195"/>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xmlns:c16r2="http://schemas.microsoft.com/office/drawing/2015/06/chart">
            <c:ext xmlns:c16="http://schemas.microsoft.com/office/drawing/2014/chart" uri="{C3380CC4-5D6E-409C-BE32-E72D297353CC}">
              <c16:uniqueId val="{00000000-E9DC-4F27-8845-093DDD0B2D81}"/>
            </c:ext>
          </c:extLst>
        </c:ser>
        <c:dLbls>
          <c:showLegendKey val="0"/>
          <c:showVal val="0"/>
          <c:showCatName val="0"/>
          <c:showSerName val="0"/>
          <c:showPercent val="0"/>
          <c:showBubbleSize val="0"/>
        </c:dLbls>
        <c:axId val="571917152"/>
        <c:axId val="571915192"/>
      </c:scatterChart>
      <c:valAx>
        <c:axId val="57191715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391782283094201"/>
              <c:y val="0.918709412950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1915192"/>
        <c:crosses val="autoZero"/>
        <c:crossBetween val="midCat"/>
      </c:valAx>
      <c:valAx>
        <c:axId val="57191519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191715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565188406011806E-2"/>
          <c:y val="2.9053747799597341E-2"/>
          <c:w val="0.87455296627432388"/>
          <c:h val="0.8180792994660350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'12'!$C$1:$C$195</c:f>
              <c:numCache>
                <c:formatCode>General</c:formatCode>
                <c:ptCount val="195"/>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xmlns:c16r2="http://schemas.microsoft.com/office/drawing/2015/06/chart">
            <c:ext xmlns:c16="http://schemas.microsoft.com/office/drawing/2014/chart" uri="{C3380CC4-5D6E-409C-BE32-E72D297353CC}">
              <c16:uniqueId val="{00000000-F097-4340-B8AF-3C853D2D3168}"/>
            </c:ext>
          </c:extLst>
        </c:ser>
        <c:dLbls>
          <c:showLegendKey val="0"/>
          <c:showVal val="0"/>
          <c:showCatName val="0"/>
          <c:showSerName val="0"/>
          <c:showPercent val="0"/>
          <c:showBubbleSize val="0"/>
        </c:dLbls>
        <c:axId val="741771544"/>
        <c:axId val="741771936"/>
      </c:scatterChart>
      <c:valAx>
        <c:axId val="741771544"/>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862149169265415"/>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1771936"/>
        <c:crosses val="autoZero"/>
        <c:crossBetween val="midCat"/>
      </c:valAx>
      <c:valAx>
        <c:axId val="74177193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177154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3169828371642"/>
          <c:y val="2.9053747799597341E-2"/>
          <c:w val="0.85338645639661925"/>
          <c:h val="0.804823774944150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'13'!$C$1:$C$195</c:f>
              <c:numCache>
                <c:formatCode>General</c:formatCode>
                <c:ptCount val="195"/>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xmlns:c16r2="http://schemas.microsoft.com/office/drawing/2015/06/chart">
            <c:ext xmlns:c16="http://schemas.microsoft.com/office/drawing/2014/chart" uri="{C3380CC4-5D6E-409C-BE32-E72D297353CC}">
              <c16:uniqueId val="{00000000-94CB-4044-BE0D-1A30C418AB66}"/>
            </c:ext>
          </c:extLst>
        </c:ser>
        <c:dLbls>
          <c:showLegendKey val="0"/>
          <c:showVal val="0"/>
          <c:showCatName val="0"/>
          <c:showSerName val="0"/>
          <c:showPercent val="0"/>
          <c:showBubbleSize val="0"/>
        </c:dLbls>
        <c:axId val="572071016"/>
        <c:axId val="745463424"/>
      </c:scatterChart>
      <c:valAx>
        <c:axId val="572071016"/>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626965726179808"/>
              <c:y val="0.911939429033268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463424"/>
        <c:crosses val="autoZero"/>
        <c:crossBetween val="midCat"/>
      </c:valAx>
      <c:valAx>
        <c:axId val="7454634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20710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0426885726772395"/>
          <c:y val="2.9053747799597341E-2"/>
          <c:w val="0.86984929741261174"/>
          <c:h val="0.7958817411974447"/>
        </c:manualLayout>
      </c:layout>
      <c:scatterChart>
        <c:scatterStyle val="smoothMarker"/>
        <c:varyColors val="0"/>
        <c:ser>
          <c:idx val="0"/>
          <c:order val="0"/>
          <c:tx>
            <c:v>11次高調波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0.22166666666666701</c:v>
                </c:pt>
                <c:pt idx="2">
                  <c:v>0.44333333333333302</c:v>
                </c:pt>
                <c:pt idx="3">
                  <c:v>0.66500000000000004</c:v>
                </c:pt>
                <c:pt idx="4">
                  <c:v>0.88666666666666705</c:v>
                </c:pt>
                <c:pt idx="5">
                  <c:v>1.1083333333333301</c:v>
                </c:pt>
                <c:pt idx="6">
                  <c:v>1.33</c:v>
                </c:pt>
                <c:pt idx="7">
                  <c:v>2.66</c:v>
                </c:pt>
                <c:pt idx="8">
                  <c:v>3.3250000000000002</c:v>
                </c:pt>
                <c:pt idx="9">
                  <c:v>3.99</c:v>
                </c:pt>
                <c:pt idx="10">
                  <c:v>4.43333333333333</c:v>
                </c:pt>
                <c:pt idx="11">
                  <c:v>4.8766666666666696</c:v>
                </c:pt>
                <c:pt idx="12">
                  <c:v>5.32</c:v>
                </c:pt>
                <c:pt idx="13">
                  <c:v>5.9850000000000003</c:v>
                </c:pt>
                <c:pt idx="14">
                  <c:v>6.65</c:v>
                </c:pt>
                <c:pt idx="15">
                  <c:v>7.3150000000000004</c:v>
                </c:pt>
                <c:pt idx="16">
                  <c:v>7.98</c:v>
                </c:pt>
                <c:pt idx="17">
                  <c:v>9.31</c:v>
                </c:pt>
                <c:pt idx="18">
                  <c:v>9.5760000000000005</c:v>
                </c:pt>
                <c:pt idx="19">
                  <c:v>9.8420000000000005</c:v>
                </c:pt>
                <c:pt idx="20">
                  <c:v>10.108000000000001</c:v>
                </c:pt>
                <c:pt idx="21">
                  <c:v>10.374000000000001</c:v>
                </c:pt>
                <c:pt idx="22">
                  <c:v>10.64</c:v>
                </c:pt>
                <c:pt idx="23">
                  <c:v>11.0833333333333</c:v>
                </c:pt>
                <c:pt idx="24">
                  <c:v>11.526666666666699</c:v>
                </c:pt>
                <c:pt idx="25">
                  <c:v>11.97</c:v>
                </c:pt>
                <c:pt idx="26">
                  <c:v>12.635</c:v>
                </c:pt>
                <c:pt idx="27">
                  <c:v>13.3</c:v>
                </c:pt>
                <c:pt idx="28">
                  <c:v>13.965</c:v>
                </c:pt>
                <c:pt idx="29">
                  <c:v>14.63</c:v>
                </c:pt>
                <c:pt idx="30">
                  <c:v>15.0733333333333</c:v>
                </c:pt>
                <c:pt idx="31">
                  <c:v>15.516666666666699</c:v>
                </c:pt>
                <c:pt idx="32">
                  <c:v>15.96</c:v>
                </c:pt>
                <c:pt idx="33">
                  <c:v>16.625</c:v>
                </c:pt>
                <c:pt idx="34">
                  <c:v>17.29</c:v>
                </c:pt>
                <c:pt idx="35">
                  <c:v>17.954999999999998</c:v>
                </c:pt>
                <c:pt idx="36">
                  <c:v>18.62</c:v>
                </c:pt>
                <c:pt idx="37">
                  <c:v>19.063333333333301</c:v>
                </c:pt>
                <c:pt idx="38">
                  <c:v>19.5066666666667</c:v>
                </c:pt>
                <c:pt idx="39">
                  <c:v>19.95</c:v>
                </c:pt>
                <c:pt idx="40">
                  <c:v>20.393333333333299</c:v>
                </c:pt>
                <c:pt idx="41">
                  <c:v>20.836666666666702</c:v>
                </c:pt>
                <c:pt idx="42">
                  <c:v>21.28</c:v>
                </c:pt>
                <c:pt idx="43">
                  <c:v>22.61</c:v>
                </c:pt>
                <c:pt idx="44">
                  <c:v>23.053333333333299</c:v>
                </c:pt>
                <c:pt idx="45">
                  <c:v>23.496666666666702</c:v>
                </c:pt>
                <c:pt idx="46">
                  <c:v>23.94</c:v>
                </c:pt>
                <c:pt idx="47">
                  <c:v>24.383333333333301</c:v>
                </c:pt>
                <c:pt idx="48">
                  <c:v>24.8266666666667</c:v>
                </c:pt>
                <c:pt idx="49">
                  <c:v>25.27</c:v>
                </c:pt>
                <c:pt idx="50">
                  <c:v>25.934999999999999</c:v>
                </c:pt>
                <c:pt idx="51">
                  <c:v>26.6</c:v>
                </c:pt>
                <c:pt idx="52">
                  <c:v>27.043333333333301</c:v>
                </c:pt>
                <c:pt idx="53">
                  <c:v>27.4866666666667</c:v>
                </c:pt>
                <c:pt idx="54">
                  <c:v>27.93</c:v>
                </c:pt>
                <c:pt idx="55">
                  <c:v>28.373333333333299</c:v>
                </c:pt>
                <c:pt idx="56">
                  <c:v>28.816666666666698</c:v>
                </c:pt>
                <c:pt idx="57">
                  <c:v>29.26</c:v>
                </c:pt>
                <c:pt idx="58">
                  <c:v>29.703333333333301</c:v>
                </c:pt>
                <c:pt idx="59">
                  <c:v>30.1466666666667</c:v>
                </c:pt>
                <c:pt idx="60">
                  <c:v>30.59</c:v>
                </c:pt>
                <c:pt idx="61">
                  <c:v>31.033333333333299</c:v>
                </c:pt>
                <c:pt idx="62">
                  <c:v>31.476666666666599</c:v>
                </c:pt>
                <c:pt idx="63">
                  <c:v>31.92</c:v>
                </c:pt>
                <c:pt idx="64">
                  <c:v>32.363333333333301</c:v>
                </c:pt>
                <c:pt idx="65">
                  <c:v>32.806666666666601</c:v>
                </c:pt>
                <c:pt idx="66">
                  <c:v>33.25</c:v>
                </c:pt>
                <c:pt idx="67">
                  <c:v>33.6933333333333</c:v>
                </c:pt>
                <c:pt idx="68">
                  <c:v>34.136666666666599</c:v>
                </c:pt>
                <c:pt idx="69">
                  <c:v>34.58</c:v>
                </c:pt>
                <c:pt idx="70">
                  <c:v>35.244999999999997</c:v>
                </c:pt>
                <c:pt idx="71">
                  <c:v>35.909999999999997</c:v>
                </c:pt>
                <c:pt idx="72">
                  <c:v>36.2425</c:v>
                </c:pt>
                <c:pt idx="73">
                  <c:v>36.575000000000003</c:v>
                </c:pt>
                <c:pt idx="74">
                  <c:v>36.907499999999999</c:v>
                </c:pt>
                <c:pt idx="75">
                  <c:v>37.24</c:v>
                </c:pt>
                <c:pt idx="76">
                  <c:v>37.683333333333302</c:v>
                </c:pt>
                <c:pt idx="77">
                  <c:v>38.126666666666601</c:v>
                </c:pt>
                <c:pt idx="78">
                  <c:v>38.57</c:v>
                </c:pt>
                <c:pt idx="79">
                  <c:v>38.902500000000003</c:v>
                </c:pt>
                <c:pt idx="80">
                  <c:v>39.234999999999999</c:v>
                </c:pt>
                <c:pt idx="81">
                  <c:v>39.567500000000003</c:v>
                </c:pt>
                <c:pt idx="82">
                  <c:v>39.9</c:v>
                </c:pt>
                <c:pt idx="83">
                  <c:v>40.343333333333298</c:v>
                </c:pt>
                <c:pt idx="84">
                  <c:v>40.786666666666598</c:v>
                </c:pt>
                <c:pt idx="85">
                  <c:v>41.23</c:v>
                </c:pt>
                <c:pt idx="86">
                  <c:v>41.5625</c:v>
                </c:pt>
                <c:pt idx="87">
                  <c:v>41.895000000000003</c:v>
                </c:pt>
                <c:pt idx="88">
                  <c:v>42.227499999999999</c:v>
                </c:pt>
                <c:pt idx="89">
                  <c:v>42.56</c:v>
                </c:pt>
                <c:pt idx="90">
                  <c:v>43.003333333333302</c:v>
                </c:pt>
                <c:pt idx="91">
                  <c:v>43.446666666666601</c:v>
                </c:pt>
                <c:pt idx="92">
                  <c:v>43.89</c:v>
                </c:pt>
                <c:pt idx="93">
                  <c:v>44.155999999999999</c:v>
                </c:pt>
                <c:pt idx="94">
                  <c:v>44.421999999999997</c:v>
                </c:pt>
                <c:pt idx="95">
                  <c:v>44.688000000000002</c:v>
                </c:pt>
                <c:pt idx="96">
                  <c:v>44.954000000000001</c:v>
                </c:pt>
                <c:pt idx="97">
                  <c:v>45.22</c:v>
                </c:pt>
                <c:pt idx="98">
                  <c:v>45.552500000000002</c:v>
                </c:pt>
                <c:pt idx="99">
                  <c:v>45.884999999999998</c:v>
                </c:pt>
                <c:pt idx="100">
                  <c:v>46.217500000000001</c:v>
                </c:pt>
                <c:pt idx="101">
                  <c:v>46.55</c:v>
                </c:pt>
                <c:pt idx="102">
                  <c:v>46.816000000000003</c:v>
                </c:pt>
                <c:pt idx="103">
                  <c:v>47.082000000000001</c:v>
                </c:pt>
                <c:pt idx="104">
                  <c:v>47.347999999999999</c:v>
                </c:pt>
                <c:pt idx="105">
                  <c:v>47.613999999999997</c:v>
                </c:pt>
                <c:pt idx="106">
                  <c:v>47.88</c:v>
                </c:pt>
                <c:pt idx="107">
                  <c:v>48.323333333333302</c:v>
                </c:pt>
                <c:pt idx="108">
                  <c:v>48.766666666666602</c:v>
                </c:pt>
                <c:pt idx="109">
                  <c:v>49.21</c:v>
                </c:pt>
                <c:pt idx="110">
                  <c:v>49.431666666666601</c:v>
                </c:pt>
                <c:pt idx="111">
                  <c:v>49.6533333333333</c:v>
                </c:pt>
                <c:pt idx="112">
                  <c:v>49.875</c:v>
                </c:pt>
                <c:pt idx="113">
                  <c:v>50.0966666666666</c:v>
                </c:pt>
                <c:pt idx="114">
                  <c:v>50.3183333333333</c:v>
                </c:pt>
                <c:pt idx="115">
                  <c:v>50.54</c:v>
                </c:pt>
                <c:pt idx="116">
                  <c:v>50.805999999999997</c:v>
                </c:pt>
                <c:pt idx="117">
                  <c:v>51.072000000000003</c:v>
                </c:pt>
                <c:pt idx="118">
                  <c:v>51.338000000000001</c:v>
                </c:pt>
                <c:pt idx="119">
                  <c:v>51.603999999999999</c:v>
                </c:pt>
                <c:pt idx="120">
                  <c:v>51.87</c:v>
                </c:pt>
                <c:pt idx="121">
                  <c:v>52.136000000000003</c:v>
                </c:pt>
                <c:pt idx="122">
                  <c:v>52.402000000000001</c:v>
                </c:pt>
                <c:pt idx="123">
                  <c:v>52.667999999999999</c:v>
                </c:pt>
                <c:pt idx="124">
                  <c:v>52.933999999999997</c:v>
                </c:pt>
                <c:pt idx="125">
                  <c:v>53.2</c:v>
                </c:pt>
                <c:pt idx="126">
                  <c:v>53.466000000000001</c:v>
                </c:pt>
                <c:pt idx="127">
                  <c:v>53.731999999999999</c:v>
                </c:pt>
                <c:pt idx="128">
                  <c:v>53.997999999999998</c:v>
                </c:pt>
                <c:pt idx="129">
                  <c:v>54.264000000000003</c:v>
                </c:pt>
                <c:pt idx="130">
                  <c:v>54.53</c:v>
                </c:pt>
                <c:pt idx="131">
                  <c:v>55.86</c:v>
                </c:pt>
                <c:pt idx="132">
                  <c:v>56.049999999999898</c:v>
                </c:pt>
                <c:pt idx="133">
                  <c:v>56.24</c:v>
                </c:pt>
                <c:pt idx="134">
                  <c:v>56.43</c:v>
                </c:pt>
                <c:pt idx="135">
                  <c:v>56.619999999999898</c:v>
                </c:pt>
                <c:pt idx="136">
                  <c:v>56.81</c:v>
                </c:pt>
                <c:pt idx="137">
                  <c:v>57</c:v>
                </c:pt>
                <c:pt idx="138">
                  <c:v>57.189999999999898</c:v>
                </c:pt>
                <c:pt idx="139">
                  <c:v>57.379999999999903</c:v>
                </c:pt>
                <c:pt idx="140">
                  <c:v>57.57</c:v>
                </c:pt>
                <c:pt idx="141">
                  <c:v>57.759999999999899</c:v>
                </c:pt>
                <c:pt idx="142">
                  <c:v>57.949999999999903</c:v>
                </c:pt>
                <c:pt idx="143">
                  <c:v>58.14</c:v>
                </c:pt>
                <c:pt idx="144">
                  <c:v>58.329999999999899</c:v>
                </c:pt>
                <c:pt idx="145">
                  <c:v>58.519999999999897</c:v>
                </c:pt>
                <c:pt idx="146">
                  <c:v>58.709999999999901</c:v>
                </c:pt>
                <c:pt idx="147">
                  <c:v>58.899999999999899</c:v>
                </c:pt>
                <c:pt idx="148">
                  <c:v>59.089999999999897</c:v>
                </c:pt>
                <c:pt idx="149">
                  <c:v>59.279999999999902</c:v>
                </c:pt>
                <c:pt idx="150">
                  <c:v>59.469999999999899</c:v>
                </c:pt>
                <c:pt idx="151">
                  <c:v>59.659999999999897</c:v>
                </c:pt>
                <c:pt idx="152">
                  <c:v>59.849999999999902</c:v>
                </c:pt>
                <c:pt idx="153">
                  <c:v>59.997777777777699</c:v>
                </c:pt>
                <c:pt idx="154">
                  <c:v>60.145555555555497</c:v>
                </c:pt>
                <c:pt idx="155">
                  <c:v>60.293333333333301</c:v>
                </c:pt>
                <c:pt idx="156">
                  <c:v>60.441111111111098</c:v>
                </c:pt>
                <c:pt idx="157">
                  <c:v>60.588888888888803</c:v>
                </c:pt>
                <c:pt idx="158">
                  <c:v>60.736666666666601</c:v>
                </c:pt>
                <c:pt idx="159">
                  <c:v>60.884444444444398</c:v>
                </c:pt>
                <c:pt idx="160">
                  <c:v>61.032222222222202</c:v>
                </c:pt>
                <c:pt idx="161">
                  <c:v>61.1799999999999</c:v>
                </c:pt>
                <c:pt idx="162">
                  <c:v>61.844999999999899</c:v>
                </c:pt>
                <c:pt idx="163">
                  <c:v>62.509999999999899</c:v>
                </c:pt>
                <c:pt idx="164">
                  <c:v>63.174999999999898</c:v>
                </c:pt>
                <c:pt idx="165">
                  <c:v>63.839999999999897</c:v>
                </c:pt>
                <c:pt idx="166">
                  <c:v>65.169999999999902</c:v>
                </c:pt>
                <c:pt idx="167">
                  <c:v>65.243888888888804</c:v>
                </c:pt>
                <c:pt idx="168">
                  <c:v>65.317777777777707</c:v>
                </c:pt>
                <c:pt idx="169">
                  <c:v>65.391666666666595</c:v>
                </c:pt>
                <c:pt idx="170">
                  <c:v>65.465555555555497</c:v>
                </c:pt>
                <c:pt idx="171">
                  <c:v>65.539444444444399</c:v>
                </c:pt>
                <c:pt idx="172">
                  <c:v>65.613333333333301</c:v>
                </c:pt>
                <c:pt idx="173">
                  <c:v>65.687222222222204</c:v>
                </c:pt>
                <c:pt idx="174">
                  <c:v>65.761111111111106</c:v>
                </c:pt>
                <c:pt idx="175">
                  <c:v>65.834999999999994</c:v>
                </c:pt>
                <c:pt idx="176">
                  <c:v>65.908888888888796</c:v>
                </c:pt>
                <c:pt idx="177">
                  <c:v>65.982777777777699</c:v>
                </c:pt>
                <c:pt idx="178">
                  <c:v>66.056666666666601</c:v>
                </c:pt>
                <c:pt idx="179">
                  <c:v>66.130555555555503</c:v>
                </c:pt>
                <c:pt idx="180">
                  <c:v>66.204444444444405</c:v>
                </c:pt>
                <c:pt idx="181">
                  <c:v>66.278333333333293</c:v>
                </c:pt>
                <c:pt idx="182">
                  <c:v>66.352222222222196</c:v>
                </c:pt>
                <c:pt idx="183">
                  <c:v>66.426111111111098</c:v>
                </c:pt>
                <c:pt idx="184">
                  <c:v>66.499999999999901</c:v>
                </c:pt>
                <c:pt idx="185">
                  <c:v>67.829999999999899</c:v>
                </c:pt>
                <c:pt idx="186">
                  <c:v>68.095999999999904</c:v>
                </c:pt>
                <c:pt idx="187">
                  <c:v>68.361999999999895</c:v>
                </c:pt>
                <c:pt idx="188">
                  <c:v>68.627999999999901</c:v>
                </c:pt>
                <c:pt idx="189">
                  <c:v>68.893999999999906</c:v>
                </c:pt>
                <c:pt idx="190">
                  <c:v>69.159999999999897</c:v>
                </c:pt>
                <c:pt idx="191">
                  <c:v>70.489999999999895</c:v>
                </c:pt>
                <c:pt idx="192">
                  <c:v>70.822499999999906</c:v>
                </c:pt>
                <c:pt idx="193">
                  <c:v>71.154999999999902</c:v>
                </c:pt>
                <c:pt idx="194">
                  <c:v>71.487499999999898</c:v>
                </c:pt>
              </c:numCache>
            </c:numRef>
          </c:xVal>
          <c:yVal>
            <c:numRef>
              <c:f>'11'!$C$1:$C$195</c:f>
              <c:numCache>
                <c:formatCode>General</c:formatCode>
                <c:ptCount val="195"/>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xmlns:c16r2="http://schemas.microsoft.com/office/drawing/2015/06/chart">
            <c:ext xmlns:c16="http://schemas.microsoft.com/office/drawing/2014/chart" uri="{C3380CC4-5D6E-409C-BE32-E72D297353CC}">
              <c16:uniqueId val="{00000000-2C6F-4480-B2AA-418719CD4AA1}"/>
            </c:ext>
          </c:extLst>
        </c:ser>
        <c:dLbls>
          <c:showLegendKey val="0"/>
          <c:showVal val="0"/>
          <c:showCatName val="0"/>
          <c:showSerName val="0"/>
          <c:showPercent val="0"/>
          <c:showBubbleSize val="0"/>
        </c:dLbls>
        <c:axId val="745462248"/>
        <c:axId val="745462640"/>
      </c:scatterChart>
      <c:valAx>
        <c:axId val="74546224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097332612351022"/>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462640"/>
        <c:crosses val="autoZero"/>
        <c:crossBetween val="midCat"/>
      </c:valAx>
      <c:valAx>
        <c:axId val="74546264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46224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9565188406011806E-2"/>
          <c:y val="2.9053747799597341E-2"/>
          <c:w val="0.87455296627432388"/>
          <c:h val="0.80920027615859891"/>
        </c:manualLayout>
      </c:layout>
      <c:scatterChart>
        <c:scatterStyle val="smoothMarker"/>
        <c:varyColors val="0"/>
        <c:ser>
          <c:idx val="0"/>
          <c:order val="0"/>
          <c:tx>
            <c:v>12次高調波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xmlns:c16r2="http://schemas.microsoft.com/office/drawing/2015/06/chart">
            <c:ext xmlns:c16="http://schemas.microsoft.com/office/drawing/2014/chart" uri="{C3380CC4-5D6E-409C-BE32-E72D297353CC}">
              <c16:uniqueId val="{00000000-2746-479E-84CC-9C68F478FD5B}"/>
            </c:ext>
          </c:extLst>
        </c:ser>
        <c:dLbls>
          <c:showLegendKey val="0"/>
          <c:showVal val="0"/>
          <c:showCatName val="0"/>
          <c:showSerName val="0"/>
          <c:showPercent val="0"/>
          <c:showBubbleSize val="0"/>
        </c:dLbls>
        <c:axId val="572453512"/>
        <c:axId val="572454688"/>
      </c:scatterChart>
      <c:valAx>
        <c:axId val="57245351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802882941607849"/>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2454688"/>
        <c:crosses val="autoZero"/>
        <c:crossBetween val="midCat"/>
      </c:valAx>
      <c:valAx>
        <c:axId val="57245468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245351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1132436056029214"/>
          <c:y val="2.9053704831307627E-2"/>
          <c:w val="0.86279379412004353"/>
          <c:h val="0.80482377494415047"/>
        </c:manualLayout>
      </c:layout>
      <c:scatterChart>
        <c:scatterStyle val="smoothMarker"/>
        <c:varyColors val="0"/>
        <c:ser>
          <c:idx val="0"/>
          <c:order val="0"/>
          <c:tx>
            <c:v>13次高調波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6.65</c:v>
                </c:pt>
                <c:pt idx="9">
                  <c:v>7.3150000000000004</c:v>
                </c:pt>
                <c:pt idx="10">
                  <c:v>7.98</c:v>
                </c:pt>
                <c:pt idx="11">
                  <c:v>8.6449999999999996</c:v>
                </c:pt>
                <c:pt idx="12">
                  <c:v>9.31</c:v>
                </c:pt>
                <c:pt idx="13">
                  <c:v>9.9749999999999996</c:v>
                </c:pt>
                <c:pt idx="14">
                  <c:v>10.64</c:v>
                </c:pt>
                <c:pt idx="15">
                  <c:v>11.305</c:v>
                </c:pt>
                <c:pt idx="16">
                  <c:v>11.97</c:v>
                </c:pt>
                <c:pt idx="17">
                  <c:v>12.4133333333333</c:v>
                </c:pt>
                <c:pt idx="18">
                  <c:v>12.856666666666699</c:v>
                </c:pt>
                <c:pt idx="19">
                  <c:v>13.3</c:v>
                </c:pt>
                <c:pt idx="20">
                  <c:v>13.965</c:v>
                </c:pt>
                <c:pt idx="21">
                  <c:v>14.63</c:v>
                </c:pt>
                <c:pt idx="22">
                  <c:v>15.295</c:v>
                </c:pt>
                <c:pt idx="23">
                  <c:v>15.96</c:v>
                </c:pt>
                <c:pt idx="24">
                  <c:v>16.625</c:v>
                </c:pt>
                <c:pt idx="25">
                  <c:v>17.29</c:v>
                </c:pt>
                <c:pt idx="26">
                  <c:v>17.733333333333299</c:v>
                </c:pt>
                <c:pt idx="27">
                  <c:v>18.176666666666701</c:v>
                </c:pt>
                <c:pt idx="28">
                  <c:v>18.62</c:v>
                </c:pt>
                <c:pt idx="29">
                  <c:v>19.285</c:v>
                </c:pt>
                <c:pt idx="30">
                  <c:v>19.95</c:v>
                </c:pt>
                <c:pt idx="31">
                  <c:v>20.614999999999998</c:v>
                </c:pt>
                <c:pt idx="32">
                  <c:v>21.28</c:v>
                </c:pt>
                <c:pt idx="33">
                  <c:v>21.945</c:v>
                </c:pt>
                <c:pt idx="34">
                  <c:v>22.61</c:v>
                </c:pt>
                <c:pt idx="35">
                  <c:v>23.274999999999999</c:v>
                </c:pt>
                <c:pt idx="36">
                  <c:v>23.94</c:v>
                </c:pt>
                <c:pt idx="37">
                  <c:v>24.272500000000001</c:v>
                </c:pt>
                <c:pt idx="38">
                  <c:v>24.605</c:v>
                </c:pt>
                <c:pt idx="39">
                  <c:v>24.9375</c:v>
                </c:pt>
                <c:pt idx="40">
                  <c:v>25.27</c:v>
                </c:pt>
                <c:pt idx="41">
                  <c:v>25.934999999999999</c:v>
                </c:pt>
                <c:pt idx="42">
                  <c:v>26.6</c:v>
                </c:pt>
                <c:pt idx="43">
                  <c:v>27.265000000000001</c:v>
                </c:pt>
                <c:pt idx="44">
                  <c:v>27.93</c:v>
                </c:pt>
                <c:pt idx="45">
                  <c:v>28.373333333333299</c:v>
                </c:pt>
                <c:pt idx="46">
                  <c:v>28.816666666666698</c:v>
                </c:pt>
                <c:pt idx="47">
                  <c:v>29.26</c:v>
                </c:pt>
                <c:pt idx="48">
                  <c:v>29.703333333333301</c:v>
                </c:pt>
                <c:pt idx="49">
                  <c:v>30.1466666666667</c:v>
                </c:pt>
                <c:pt idx="50">
                  <c:v>30.59</c:v>
                </c:pt>
                <c:pt idx="51">
                  <c:v>31.254999999999999</c:v>
                </c:pt>
                <c:pt idx="52">
                  <c:v>31.92</c:v>
                </c:pt>
                <c:pt idx="53">
                  <c:v>32.363333333333301</c:v>
                </c:pt>
                <c:pt idx="54">
                  <c:v>32.806666666666601</c:v>
                </c:pt>
                <c:pt idx="55">
                  <c:v>33.25</c:v>
                </c:pt>
                <c:pt idx="56">
                  <c:v>33.914999999999999</c:v>
                </c:pt>
                <c:pt idx="57">
                  <c:v>34.58</c:v>
                </c:pt>
                <c:pt idx="58">
                  <c:v>35.023333333333298</c:v>
                </c:pt>
                <c:pt idx="59">
                  <c:v>35.466666666666598</c:v>
                </c:pt>
                <c:pt idx="60">
                  <c:v>35.909999999999997</c:v>
                </c:pt>
                <c:pt idx="61">
                  <c:v>36.353333333333303</c:v>
                </c:pt>
                <c:pt idx="62">
                  <c:v>36.796666666666603</c:v>
                </c:pt>
                <c:pt idx="63">
                  <c:v>37.24</c:v>
                </c:pt>
                <c:pt idx="64">
                  <c:v>37.572499999999998</c:v>
                </c:pt>
                <c:pt idx="65">
                  <c:v>37.905000000000001</c:v>
                </c:pt>
                <c:pt idx="66">
                  <c:v>38.237499999999997</c:v>
                </c:pt>
                <c:pt idx="67">
                  <c:v>38.57</c:v>
                </c:pt>
                <c:pt idx="68">
                  <c:v>39.234999999999999</c:v>
                </c:pt>
                <c:pt idx="69">
                  <c:v>39.9</c:v>
                </c:pt>
                <c:pt idx="70">
                  <c:v>40.343333333333298</c:v>
                </c:pt>
                <c:pt idx="71">
                  <c:v>40.786666666666598</c:v>
                </c:pt>
                <c:pt idx="72">
                  <c:v>41.23</c:v>
                </c:pt>
                <c:pt idx="73">
                  <c:v>41.5625</c:v>
                </c:pt>
                <c:pt idx="74">
                  <c:v>41.895000000000003</c:v>
                </c:pt>
                <c:pt idx="75">
                  <c:v>42.227499999999999</c:v>
                </c:pt>
                <c:pt idx="76">
                  <c:v>42.56</c:v>
                </c:pt>
                <c:pt idx="77">
                  <c:v>43.003333333333302</c:v>
                </c:pt>
                <c:pt idx="78">
                  <c:v>43.446666666666601</c:v>
                </c:pt>
                <c:pt idx="79">
                  <c:v>43.89</c:v>
                </c:pt>
                <c:pt idx="80">
                  <c:v>44.222499999999997</c:v>
                </c:pt>
                <c:pt idx="81">
                  <c:v>44.555</c:v>
                </c:pt>
                <c:pt idx="82">
                  <c:v>44.887500000000003</c:v>
                </c:pt>
                <c:pt idx="83">
                  <c:v>45.22</c:v>
                </c:pt>
                <c:pt idx="84">
                  <c:v>45.663333333333298</c:v>
                </c:pt>
                <c:pt idx="85">
                  <c:v>46.106666666666598</c:v>
                </c:pt>
                <c:pt idx="86">
                  <c:v>46.55</c:v>
                </c:pt>
                <c:pt idx="87">
                  <c:v>47.88</c:v>
                </c:pt>
                <c:pt idx="88">
                  <c:v>48.323333333333302</c:v>
                </c:pt>
                <c:pt idx="89">
                  <c:v>48.766666666666602</c:v>
                </c:pt>
                <c:pt idx="90">
                  <c:v>49.21</c:v>
                </c:pt>
                <c:pt idx="91">
                  <c:v>49.6533333333333</c:v>
                </c:pt>
                <c:pt idx="92">
                  <c:v>50.0966666666666</c:v>
                </c:pt>
                <c:pt idx="93">
                  <c:v>50.54</c:v>
                </c:pt>
                <c:pt idx="94">
                  <c:v>50.805999999999997</c:v>
                </c:pt>
                <c:pt idx="95">
                  <c:v>51.072000000000003</c:v>
                </c:pt>
                <c:pt idx="96">
                  <c:v>51.338000000000001</c:v>
                </c:pt>
                <c:pt idx="97">
                  <c:v>51.603999999999999</c:v>
                </c:pt>
                <c:pt idx="98">
                  <c:v>51.87</c:v>
                </c:pt>
                <c:pt idx="99">
                  <c:v>52.202500000000001</c:v>
                </c:pt>
                <c:pt idx="100">
                  <c:v>52.534999999999997</c:v>
                </c:pt>
                <c:pt idx="101">
                  <c:v>52.8675</c:v>
                </c:pt>
                <c:pt idx="102">
                  <c:v>53.2</c:v>
                </c:pt>
                <c:pt idx="103">
                  <c:v>53.532499999999999</c:v>
                </c:pt>
                <c:pt idx="104">
                  <c:v>53.865000000000002</c:v>
                </c:pt>
                <c:pt idx="105">
                  <c:v>54.197499999999998</c:v>
                </c:pt>
                <c:pt idx="106">
                  <c:v>54.53</c:v>
                </c:pt>
                <c:pt idx="107">
                  <c:v>54.795999999999999</c:v>
                </c:pt>
                <c:pt idx="108">
                  <c:v>55.061999999999998</c:v>
                </c:pt>
                <c:pt idx="109">
                  <c:v>55.328000000000003</c:v>
                </c:pt>
                <c:pt idx="110">
                  <c:v>55.594000000000001</c:v>
                </c:pt>
                <c:pt idx="111">
                  <c:v>55.86</c:v>
                </c:pt>
                <c:pt idx="112">
                  <c:v>56.125999999999898</c:v>
                </c:pt>
                <c:pt idx="113">
                  <c:v>56.392000000000003</c:v>
                </c:pt>
                <c:pt idx="114">
                  <c:v>56.658000000000001</c:v>
                </c:pt>
                <c:pt idx="115">
                  <c:v>56.923999999999999</c:v>
                </c:pt>
                <c:pt idx="116">
                  <c:v>57.189999999999898</c:v>
                </c:pt>
                <c:pt idx="117">
                  <c:v>57.455999999999896</c:v>
                </c:pt>
                <c:pt idx="118">
                  <c:v>57.722000000000001</c:v>
                </c:pt>
                <c:pt idx="119">
                  <c:v>57.988</c:v>
                </c:pt>
                <c:pt idx="120">
                  <c:v>58.253999999999898</c:v>
                </c:pt>
                <c:pt idx="121">
                  <c:v>58.519999999999897</c:v>
                </c:pt>
                <c:pt idx="122">
                  <c:v>58.709999999999901</c:v>
                </c:pt>
                <c:pt idx="123">
                  <c:v>58.899999999999899</c:v>
                </c:pt>
                <c:pt idx="124">
                  <c:v>59.089999999999897</c:v>
                </c:pt>
                <c:pt idx="125">
                  <c:v>59.279999999999902</c:v>
                </c:pt>
                <c:pt idx="126">
                  <c:v>59.469999999999899</c:v>
                </c:pt>
                <c:pt idx="127">
                  <c:v>59.659999999999897</c:v>
                </c:pt>
                <c:pt idx="128">
                  <c:v>59.849999999999902</c:v>
                </c:pt>
                <c:pt idx="129">
                  <c:v>60.1159999999999</c:v>
                </c:pt>
                <c:pt idx="130">
                  <c:v>60.381999999999898</c:v>
                </c:pt>
                <c:pt idx="131">
                  <c:v>60.647999999999897</c:v>
                </c:pt>
                <c:pt idx="132">
                  <c:v>60.913999999999902</c:v>
                </c:pt>
                <c:pt idx="133">
                  <c:v>61.1799999999999</c:v>
                </c:pt>
                <c:pt idx="134">
                  <c:v>61.445999999999898</c:v>
                </c:pt>
                <c:pt idx="135">
                  <c:v>61.711999999999897</c:v>
                </c:pt>
                <c:pt idx="136">
                  <c:v>61.977999999999902</c:v>
                </c:pt>
                <c:pt idx="137">
                  <c:v>62.2439999999999</c:v>
                </c:pt>
                <c:pt idx="138">
                  <c:v>62.509999999999899</c:v>
                </c:pt>
                <c:pt idx="139">
                  <c:v>63.839999999999897</c:v>
                </c:pt>
                <c:pt idx="140">
                  <c:v>64.029999999999902</c:v>
                </c:pt>
                <c:pt idx="141">
                  <c:v>64.219999999999899</c:v>
                </c:pt>
                <c:pt idx="142">
                  <c:v>64.409999999999897</c:v>
                </c:pt>
                <c:pt idx="143">
                  <c:v>64.599999999999895</c:v>
                </c:pt>
                <c:pt idx="144">
                  <c:v>64.789999999999907</c:v>
                </c:pt>
                <c:pt idx="145">
                  <c:v>64.979999999999905</c:v>
                </c:pt>
                <c:pt idx="146">
                  <c:v>65.169999999999902</c:v>
                </c:pt>
                <c:pt idx="147">
                  <c:v>65.317777777777707</c:v>
                </c:pt>
                <c:pt idx="148">
                  <c:v>65.465555555555497</c:v>
                </c:pt>
                <c:pt idx="149">
                  <c:v>65.613333333333301</c:v>
                </c:pt>
                <c:pt idx="150">
                  <c:v>65.761111111111106</c:v>
                </c:pt>
                <c:pt idx="151">
                  <c:v>65.908888888888796</c:v>
                </c:pt>
                <c:pt idx="152">
                  <c:v>66.056666666666601</c:v>
                </c:pt>
                <c:pt idx="153">
                  <c:v>66.204444444444405</c:v>
                </c:pt>
                <c:pt idx="154">
                  <c:v>66.352222222222196</c:v>
                </c:pt>
                <c:pt idx="155">
                  <c:v>66.499999999999901</c:v>
                </c:pt>
                <c:pt idx="156">
                  <c:v>67.829999999999899</c:v>
                </c:pt>
                <c:pt idx="157">
                  <c:v>67.977777777777703</c:v>
                </c:pt>
                <c:pt idx="158">
                  <c:v>68.125555555555493</c:v>
                </c:pt>
                <c:pt idx="159">
                  <c:v>68.273333333333298</c:v>
                </c:pt>
                <c:pt idx="160">
                  <c:v>68.421111111111102</c:v>
                </c:pt>
                <c:pt idx="161">
                  <c:v>68.568888888888793</c:v>
                </c:pt>
                <c:pt idx="162">
                  <c:v>68.716666666666598</c:v>
                </c:pt>
                <c:pt idx="163">
                  <c:v>68.864444444444402</c:v>
                </c:pt>
                <c:pt idx="164">
                  <c:v>69.012222222222206</c:v>
                </c:pt>
                <c:pt idx="165">
                  <c:v>69.159999999999897</c:v>
                </c:pt>
                <c:pt idx="166">
                  <c:v>69.603333333333296</c:v>
                </c:pt>
                <c:pt idx="167">
                  <c:v>70.046666666666596</c:v>
                </c:pt>
                <c:pt idx="168">
                  <c:v>70.489999999999895</c:v>
                </c:pt>
                <c:pt idx="169">
                  <c:v>71.819999999999894</c:v>
                </c:pt>
                <c:pt idx="170">
                  <c:v>71.930833333333297</c:v>
                </c:pt>
                <c:pt idx="171">
                  <c:v>72.0416666666666</c:v>
                </c:pt>
                <c:pt idx="172">
                  <c:v>72.152499999999904</c:v>
                </c:pt>
                <c:pt idx="173">
                  <c:v>72.263333333333307</c:v>
                </c:pt>
                <c:pt idx="174">
                  <c:v>72.374166666666596</c:v>
                </c:pt>
                <c:pt idx="175">
                  <c:v>72.4849999999999</c:v>
                </c:pt>
                <c:pt idx="176">
                  <c:v>72.595833333333303</c:v>
                </c:pt>
                <c:pt idx="177">
                  <c:v>72.706666666666607</c:v>
                </c:pt>
                <c:pt idx="178">
                  <c:v>72.817499999999896</c:v>
                </c:pt>
                <c:pt idx="179">
                  <c:v>72.928333333333299</c:v>
                </c:pt>
                <c:pt idx="180">
                  <c:v>73.039166666666603</c:v>
                </c:pt>
                <c:pt idx="181">
                  <c:v>73.149999999999906</c:v>
                </c:pt>
                <c:pt idx="182">
                  <c:v>73.482499999999902</c:v>
                </c:pt>
                <c:pt idx="183">
                  <c:v>73.814999999999898</c:v>
                </c:pt>
                <c:pt idx="184">
                  <c:v>74.147499999999894</c:v>
                </c:pt>
                <c:pt idx="185">
                  <c:v>74.479999999999905</c:v>
                </c:pt>
                <c:pt idx="186">
                  <c:v>75.809999999999903</c:v>
                </c:pt>
                <c:pt idx="187">
                  <c:v>76.075999999999894</c:v>
                </c:pt>
                <c:pt idx="188">
                  <c:v>76.341999999999899</c:v>
                </c:pt>
                <c:pt idx="189">
                  <c:v>76.607999999999905</c:v>
                </c:pt>
                <c:pt idx="190">
                  <c:v>76.873999999999896</c:v>
                </c:pt>
                <c:pt idx="191">
                  <c:v>77.139999999999901</c:v>
                </c:pt>
                <c:pt idx="192">
                  <c:v>78.469999999999899</c:v>
                </c:pt>
                <c:pt idx="193">
                  <c:v>79.799999999999898</c:v>
                </c:pt>
                <c:pt idx="194">
                  <c:v>80.243333333333297</c:v>
                </c:pt>
              </c:numCache>
            </c:numRef>
          </c:xVal>
          <c:yVal>
            <c:numRef>
              <c:f>'13'!$C$1:$C$195</c:f>
              <c:numCache>
                <c:formatCode>General</c:formatCode>
                <c:ptCount val="195"/>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pt idx="164">
                  <c:v>8196</c:v>
                </c:pt>
                <c:pt idx="165">
                  <c:v>8029</c:v>
                </c:pt>
                <c:pt idx="166">
                  <c:v>8038</c:v>
                </c:pt>
                <c:pt idx="167">
                  <c:v>8676</c:v>
                </c:pt>
                <c:pt idx="168">
                  <c:v>8918</c:v>
                </c:pt>
                <c:pt idx="169">
                  <c:v>8456</c:v>
                </c:pt>
                <c:pt idx="170">
                  <c:v>8660</c:v>
                </c:pt>
                <c:pt idx="171">
                  <c:v>8956</c:v>
                </c:pt>
                <c:pt idx="172">
                  <c:v>8800</c:v>
                </c:pt>
                <c:pt idx="173">
                  <c:v>9612</c:v>
                </c:pt>
                <c:pt idx="174">
                  <c:v>9759</c:v>
                </c:pt>
                <c:pt idx="175">
                  <c:v>10412</c:v>
                </c:pt>
                <c:pt idx="176">
                  <c:v>10560</c:v>
                </c:pt>
                <c:pt idx="177">
                  <c:v>10657</c:v>
                </c:pt>
                <c:pt idx="178">
                  <c:v>10610</c:v>
                </c:pt>
                <c:pt idx="179">
                  <c:v>11720</c:v>
                </c:pt>
                <c:pt idx="180">
                  <c:v>11780</c:v>
                </c:pt>
                <c:pt idx="181">
                  <c:v>11397</c:v>
                </c:pt>
                <c:pt idx="182">
                  <c:v>12332</c:v>
                </c:pt>
                <c:pt idx="183">
                  <c:v>11463</c:v>
                </c:pt>
                <c:pt idx="184">
                  <c:v>12664</c:v>
                </c:pt>
                <c:pt idx="185">
                  <c:v>12660</c:v>
                </c:pt>
                <c:pt idx="186">
                  <c:v>13189</c:v>
                </c:pt>
                <c:pt idx="187">
                  <c:v>12563</c:v>
                </c:pt>
                <c:pt idx="188">
                  <c:v>12480</c:v>
                </c:pt>
                <c:pt idx="189">
                  <c:v>12703</c:v>
                </c:pt>
                <c:pt idx="190">
                  <c:v>12252</c:v>
                </c:pt>
                <c:pt idx="191">
                  <c:v>13136</c:v>
                </c:pt>
                <c:pt idx="192">
                  <c:v>12007</c:v>
                </c:pt>
                <c:pt idx="193">
                  <c:v>12579</c:v>
                </c:pt>
                <c:pt idx="194">
                  <c:v>12420</c:v>
                </c:pt>
              </c:numCache>
            </c:numRef>
          </c:yVal>
          <c:smooth val="1"/>
          <c:extLst xmlns:c16r2="http://schemas.microsoft.com/office/drawing/2015/06/chart">
            <c:ext xmlns:c16="http://schemas.microsoft.com/office/drawing/2014/chart" uri="{C3380CC4-5D6E-409C-BE32-E72D297353CC}">
              <c16:uniqueId val="{00000000-0FD5-4280-A7D0-822EF6E3F3BB}"/>
            </c:ext>
          </c:extLst>
        </c:ser>
        <c:dLbls>
          <c:showLegendKey val="0"/>
          <c:showVal val="0"/>
          <c:showCatName val="0"/>
          <c:showSerName val="0"/>
          <c:showPercent val="0"/>
          <c:showBubbleSize val="0"/>
        </c:dLbls>
        <c:axId val="572454296"/>
        <c:axId val="572452336"/>
      </c:scatterChart>
      <c:valAx>
        <c:axId val="572454296"/>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156598840008594"/>
              <c:y val="0.916382886042821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2452336"/>
        <c:crosses val="autoZero"/>
        <c:crossBetween val="midCat"/>
      </c:valAx>
      <c:valAx>
        <c:axId val="57245233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245429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352249242598206E-2"/>
          <c:y val="2.6331538001196888E-2"/>
          <c:w val="0.87881237916756172"/>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弱!$B$2:$B$196</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弱!$H$2:$H$196</c:f>
              <c:numCache>
                <c:formatCode>General</c:formatCode>
                <c:ptCount val="195"/>
                <c:pt idx="0">
                  <c:v>-3.8248389096579002E-2</c:v>
                </c:pt>
                <c:pt idx="1">
                  <c:v>-6.6709248370310475E-2</c:v>
                </c:pt>
                <c:pt idx="2">
                  <c:v>-3.0217354549040915E-2</c:v>
                </c:pt>
                <c:pt idx="3">
                  <c:v>-0.1357479664105502</c:v>
                </c:pt>
                <c:pt idx="4">
                  <c:v>-8.4462061580657832E-2</c:v>
                </c:pt>
                <c:pt idx="5">
                  <c:v>-1.3450808739268412E-2</c:v>
                </c:pt>
                <c:pt idx="6">
                  <c:v>-1.725498299862856E-2</c:v>
                </c:pt>
                <c:pt idx="7">
                  <c:v>-0.10700531645094019</c:v>
                </c:pt>
                <c:pt idx="8">
                  <c:v>-5.0083597903477238E-2</c:v>
                </c:pt>
                <c:pt idx="9">
                  <c:v>-4.3320621442392536E-2</c:v>
                </c:pt>
                <c:pt idx="10">
                  <c:v>-5.4310458191655184E-2</c:v>
                </c:pt>
                <c:pt idx="11">
                  <c:v>4.724690499896737E-3</c:v>
                </c:pt>
                <c:pt idx="12">
                  <c:v>-7.0513422629670627E-2</c:v>
                </c:pt>
                <c:pt idx="13">
                  <c:v>-6.8540887828520913E-2</c:v>
                </c:pt>
                <c:pt idx="14">
                  <c:v>-0.11813604854314211</c:v>
                </c:pt>
                <c:pt idx="15">
                  <c:v>-3.7825703067761209E-2</c:v>
                </c:pt>
                <c:pt idx="16">
                  <c:v>-8.2630422122447394E-2</c:v>
                </c:pt>
                <c:pt idx="17">
                  <c:v>-8.0798782664236957E-2</c:v>
                </c:pt>
                <c:pt idx="18">
                  <c:v>-1.4718866825721795E-2</c:v>
                </c:pt>
                <c:pt idx="19">
                  <c:v>-9.5592793672859749E-2</c:v>
                </c:pt>
                <c:pt idx="20">
                  <c:v>-0.14391989630102756</c:v>
                </c:pt>
                <c:pt idx="21">
                  <c:v>0.14097048712216573</c:v>
                </c:pt>
                <c:pt idx="22">
                  <c:v>4.0653002949409239E-2</c:v>
                </c:pt>
                <c:pt idx="23">
                  <c:v>-3.0499145234919443E-2</c:v>
                </c:pt>
                <c:pt idx="24">
                  <c:v>1.7658882981721777E-3</c:v>
                </c:pt>
                <c:pt idx="25">
                  <c:v>-6.6878322781837056E-3</c:v>
                </c:pt>
                <c:pt idx="26">
                  <c:v>2.7267945370179094E-2</c:v>
                </c:pt>
                <c:pt idx="27">
                  <c:v>1.1628562303920708E-2</c:v>
                </c:pt>
                <c:pt idx="28">
                  <c:v>-0.11517724634141754</c:v>
                </c:pt>
                <c:pt idx="29">
                  <c:v>-8.1080573350115481E-2</c:v>
                </c:pt>
                <c:pt idx="30">
                  <c:v>-4.374330747121033E-2</c:v>
                </c:pt>
                <c:pt idx="31">
                  <c:v>-6.868178317146019E-2</c:v>
                </c:pt>
                <c:pt idx="32">
                  <c:v>-0.12179932745956298</c:v>
                </c:pt>
                <c:pt idx="33">
                  <c:v>-0.18618849918280697</c:v>
                </c:pt>
                <c:pt idx="34">
                  <c:v>-8.1080573350115481E-2</c:v>
                </c:pt>
                <c:pt idx="35">
                  <c:v>4.3020044710789422E-3</c:v>
                </c:pt>
                <c:pt idx="36">
                  <c:v>4.1357479664105565E-2</c:v>
                </c:pt>
                <c:pt idx="37">
                  <c:v>-0.13335274558058269</c:v>
                </c:pt>
                <c:pt idx="38">
                  <c:v>-0.14589243110217726</c:v>
                </c:pt>
                <c:pt idx="39">
                  <c:v>-0.11264113016851078</c:v>
                </c:pt>
                <c:pt idx="40">
                  <c:v>-3.7290300764591467E-3</c:v>
                </c:pt>
                <c:pt idx="41">
                  <c:v>7.7426687456557328E-2</c:v>
                </c:pt>
                <c:pt idx="42">
                  <c:v>-4.3461516785331798E-2</c:v>
                </c:pt>
                <c:pt idx="43">
                  <c:v>-0.17998910409347932</c:v>
                </c:pt>
                <c:pt idx="44">
                  <c:v>-0.12644887377655872</c:v>
                </c:pt>
                <c:pt idx="45">
                  <c:v>-4.8111063102327531E-2</c:v>
                </c:pt>
                <c:pt idx="46">
                  <c:v>0.12814901091469263</c:v>
                </c:pt>
                <c:pt idx="47">
                  <c:v>-2.1340947943867237E-2</c:v>
                </c:pt>
                <c:pt idx="48">
                  <c:v>-0.21338130037008504</c:v>
                </c:pt>
                <c:pt idx="49">
                  <c:v>-0.15955927936728592</c:v>
                </c:pt>
                <c:pt idx="50">
                  <c:v>-0.11588172305611387</c:v>
                </c:pt>
                <c:pt idx="51">
                  <c:v>7.8243880445605599E-3</c:v>
                </c:pt>
                <c:pt idx="52">
                  <c:v>0.19366534538145072</c:v>
                </c:pt>
                <c:pt idx="53">
                  <c:v>-0.15631868647968283</c:v>
                </c:pt>
                <c:pt idx="54">
                  <c:v>-0.17956641806466153</c:v>
                </c:pt>
                <c:pt idx="55">
                  <c:v>-0.16308166294076754</c:v>
                </c:pt>
                <c:pt idx="56">
                  <c:v>0.11039619770434528</c:v>
                </c:pt>
                <c:pt idx="57">
                  <c:v>0.1358982547763522</c:v>
                </c:pt>
                <c:pt idx="58">
                  <c:v>-0.16477240705603871</c:v>
                </c:pt>
                <c:pt idx="59">
                  <c:v>-0.34103248107305889</c:v>
                </c:pt>
                <c:pt idx="60">
                  <c:v>-0.21605831188593108</c:v>
                </c:pt>
                <c:pt idx="61">
                  <c:v>-9.8833386560462838E-2</c:v>
                </c:pt>
                <c:pt idx="62">
                  <c:v>0.14900152166970382</c:v>
                </c:pt>
                <c:pt idx="63">
                  <c:v>0.12011797636715454</c:v>
                </c:pt>
                <c:pt idx="64">
                  <c:v>-0.21619920722887034</c:v>
                </c:pt>
                <c:pt idx="65">
                  <c:v>-0.30425879656591082</c:v>
                </c:pt>
                <c:pt idx="66">
                  <c:v>-0.21140876556893534</c:v>
                </c:pt>
                <c:pt idx="67">
                  <c:v>2.783152674193615E-2</c:v>
                </c:pt>
                <c:pt idx="68">
                  <c:v>0.16774060228062601</c:v>
                </c:pt>
                <c:pt idx="69">
                  <c:v>0.22917097180214543</c:v>
                </c:pt>
                <c:pt idx="70">
                  <c:v>-2.1200052600927971E-2</c:v>
                </c:pt>
                <c:pt idx="71">
                  <c:v>-0.2979185061336439</c:v>
                </c:pt>
                <c:pt idx="72">
                  <c:v>-0.24691439198963006</c:v>
                </c:pt>
                <c:pt idx="73">
                  <c:v>-6.5582085626796363E-2</c:v>
                </c:pt>
                <c:pt idx="74">
                  <c:v>0.17027671845353279</c:v>
                </c:pt>
                <c:pt idx="75">
                  <c:v>0.26284495876462971</c:v>
                </c:pt>
                <c:pt idx="76">
                  <c:v>-5.4310458191655184E-2</c:v>
                </c:pt>
                <c:pt idx="77">
                  <c:v>-0.28847851815671316</c:v>
                </c:pt>
                <c:pt idx="78">
                  <c:v>-0.3310289117243711</c:v>
                </c:pt>
                <c:pt idx="79">
                  <c:v>-0.17505776709060505</c:v>
                </c:pt>
                <c:pt idx="80">
                  <c:v>3.6848828690049094E-2</c:v>
                </c:pt>
                <c:pt idx="81">
                  <c:v>0.31525802633803618</c:v>
                </c:pt>
                <c:pt idx="82">
                  <c:v>0.19014296180796911</c:v>
                </c:pt>
                <c:pt idx="83">
                  <c:v>-0.13715691983994283</c:v>
                </c:pt>
                <c:pt idx="84">
                  <c:v>-0.37231124720557568</c:v>
                </c:pt>
                <c:pt idx="85">
                  <c:v>-0.30792207548233169</c:v>
                </c:pt>
                <c:pt idx="86">
                  <c:v>-0.18787924329807815</c:v>
                </c:pt>
                <c:pt idx="87">
                  <c:v>6.7845804136687338E-2</c:v>
                </c:pt>
                <c:pt idx="88">
                  <c:v>0.24791005241306766</c:v>
                </c:pt>
                <c:pt idx="89">
                  <c:v>0.29835058518532442</c:v>
                </c:pt>
                <c:pt idx="90">
                  <c:v>3.0790328943660711E-2</c:v>
                </c:pt>
                <c:pt idx="91">
                  <c:v>-0.3074993894535139</c:v>
                </c:pt>
                <c:pt idx="92">
                  <c:v>-0.30623133136706049</c:v>
                </c:pt>
                <c:pt idx="93">
                  <c:v>-0.3456820273900546</c:v>
                </c:pt>
                <c:pt idx="94">
                  <c:v>-0.17266254626063754</c:v>
                </c:pt>
                <c:pt idx="95">
                  <c:v>0.10109710507035381</c:v>
                </c:pt>
                <c:pt idx="96">
                  <c:v>0.3059589337040447</c:v>
                </c:pt>
                <c:pt idx="97">
                  <c:v>0.36358512896620399</c:v>
                </c:pt>
                <c:pt idx="98">
                  <c:v>-7.814995021697824E-3</c:v>
                </c:pt>
                <c:pt idx="99">
                  <c:v>-0.27072570494636577</c:v>
                </c:pt>
                <c:pt idx="100">
                  <c:v>-0.35864439894046696</c:v>
                </c:pt>
                <c:pt idx="101">
                  <c:v>-0.27889763483684316</c:v>
                </c:pt>
                <c:pt idx="102">
                  <c:v>-0.2574815427100749</c:v>
                </c:pt>
                <c:pt idx="103">
                  <c:v>5.4291672145930607E-3</c:v>
                </c:pt>
                <c:pt idx="104">
                  <c:v>0.20240085664368515</c:v>
                </c:pt>
                <c:pt idx="105">
                  <c:v>0.3447051530123425</c:v>
                </c:pt>
                <c:pt idx="106">
                  <c:v>0.20479607747365264</c:v>
                </c:pt>
                <c:pt idx="107">
                  <c:v>-4.6138528301177831E-2</c:v>
                </c:pt>
                <c:pt idx="108">
                  <c:v>-0.21169055625481387</c:v>
                </c:pt>
                <c:pt idx="109">
                  <c:v>-0.33370592324021714</c:v>
                </c:pt>
                <c:pt idx="110">
                  <c:v>-0.34624560876181171</c:v>
                </c:pt>
                <c:pt idx="111">
                  <c:v>-0.2435329037590877</c:v>
                </c:pt>
                <c:pt idx="112">
                  <c:v>-1.725498299862856E-2</c:v>
                </c:pt>
                <c:pt idx="113">
                  <c:v>9.3066070522815722E-2</c:v>
                </c:pt>
                <c:pt idx="114">
                  <c:v>0.33202457214780867</c:v>
                </c:pt>
                <c:pt idx="115">
                  <c:v>0.2553775055888487</c:v>
                </c:pt>
                <c:pt idx="116">
                  <c:v>0.24340140143901118</c:v>
                </c:pt>
                <c:pt idx="117">
                  <c:v>-7.9108038548965767E-2</c:v>
                </c:pt>
                <c:pt idx="118">
                  <c:v>-0.28932389021434873</c:v>
                </c:pt>
                <c:pt idx="119">
                  <c:v>-0.34582292273299392</c:v>
                </c:pt>
                <c:pt idx="120">
                  <c:v>-0.35455843399522829</c:v>
                </c:pt>
                <c:pt idx="121">
                  <c:v>-0.24015141552854535</c:v>
                </c:pt>
                <c:pt idx="122">
                  <c:v>-5.6564783678683415E-2</c:v>
                </c:pt>
                <c:pt idx="123">
                  <c:v>6.7564013450808799E-2</c:v>
                </c:pt>
                <c:pt idx="124">
                  <c:v>0.32497980500084545</c:v>
                </c:pt>
                <c:pt idx="125">
                  <c:v>0.43656891660874309</c:v>
                </c:pt>
                <c:pt idx="126">
                  <c:v>0.23438409949089822</c:v>
                </c:pt>
                <c:pt idx="127">
                  <c:v>0.24438766883958604</c:v>
                </c:pt>
                <c:pt idx="128">
                  <c:v>-0.12687155980537651</c:v>
                </c:pt>
                <c:pt idx="129">
                  <c:v>-0.30679491273881754</c:v>
                </c:pt>
                <c:pt idx="130">
                  <c:v>-0.329901748980857</c:v>
                </c:pt>
                <c:pt idx="131">
                  <c:v>-0.27298003043339403</c:v>
                </c:pt>
                <c:pt idx="132">
                  <c:v>-0.28847851815671316</c:v>
                </c:pt>
                <c:pt idx="133">
                  <c:v>-0.1349025943529146</c:v>
                </c:pt>
                <c:pt idx="134">
                  <c:v>4.2484642407619684E-2</c:v>
                </c:pt>
                <c:pt idx="135">
                  <c:v>0.18986117112209058</c:v>
                </c:pt>
                <c:pt idx="136">
                  <c:v>0.30384550355995577</c:v>
                </c:pt>
                <c:pt idx="137">
                  <c:v>0.42050684751366696</c:v>
                </c:pt>
                <c:pt idx="138">
                  <c:v>0.35315887358869841</c:v>
                </c:pt>
                <c:pt idx="139">
                  <c:v>0.21296800736412999</c:v>
                </c:pt>
                <c:pt idx="140">
                  <c:v>0.11194604647667719</c:v>
                </c:pt>
                <c:pt idx="141">
                  <c:v>-0.12010858334429181</c:v>
                </c:pt>
                <c:pt idx="142">
                  <c:v>-0.27720689072157195</c:v>
                </c:pt>
                <c:pt idx="143">
                  <c:v>-0.31820743551689801</c:v>
                </c:pt>
                <c:pt idx="144">
                  <c:v>-0.31341699385696303</c:v>
                </c:pt>
                <c:pt idx="145">
                  <c:v>-0.28396986718265665</c:v>
                </c:pt>
                <c:pt idx="146">
                  <c:v>-0.27171197234694067</c:v>
                </c:pt>
                <c:pt idx="147">
                  <c:v>-0.14673780315981283</c:v>
                </c:pt>
                <c:pt idx="148">
                  <c:v>-6.1637016024496949E-2</c:v>
                </c:pt>
                <c:pt idx="149">
                  <c:v>3.3608235802446006E-2</c:v>
                </c:pt>
                <c:pt idx="150">
                  <c:v>0.29327835283951087</c:v>
                </c:pt>
                <c:pt idx="151">
                  <c:v>0.41318028968082515</c:v>
                </c:pt>
                <c:pt idx="152">
                  <c:v>0.3912006161822999</c:v>
                </c:pt>
                <c:pt idx="153">
                  <c:v>0.4389641374387106</c:v>
                </c:pt>
                <c:pt idx="154">
                  <c:v>0.44305010238394926</c:v>
                </c:pt>
                <c:pt idx="155">
                  <c:v>0.43375100974995784</c:v>
                </c:pt>
                <c:pt idx="156">
                  <c:v>0.20944562379064838</c:v>
                </c:pt>
                <c:pt idx="157">
                  <c:v>3.0790328943660711E-2</c:v>
                </c:pt>
                <c:pt idx="158">
                  <c:v>-7.1358794687306215E-2</c:v>
                </c:pt>
                <c:pt idx="159">
                  <c:v>-0.13109842009355446</c:v>
                </c:pt>
                <c:pt idx="160">
                  <c:v>-0.1660404651424921</c:v>
                </c:pt>
                <c:pt idx="161">
                  <c:v>-0.25395915913659328</c:v>
                </c:pt>
                <c:pt idx="162">
                  <c:v>-0.27354361180515108</c:v>
                </c:pt>
                <c:pt idx="163">
                  <c:v>-0.33511487666960976</c:v>
                </c:pt>
                <c:pt idx="164">
                  <c:v>-0.31369878454284156</c:v>
                </c:pt>
                <c:pt idx="165">
                  <c:v>-0.32553399334973976</c:v>
                </c:pt>
                <c:pt idx="166">
                  <c:v>-0.25846781011064979</c:v>
                </c:pt>
                <c:pt idx="167">
                  <c:v>-0.20337773102139725</c:v>
                </c:pt>
                <c:pt idx="168">
                  <c:v>-0.155332419079108</c:v>
                </c:pt>
                <c:pt idx="169">
                  <c:v>-0.14828765193214474</c:v>
                </c:pt>
                <c:pt idx="170">
                  <c:v>-5.8819109165711654E-2</c:v>
                </c:pt>
                <c:pt idx="171">
                  <c:v>3.5862561289474237E-2</c:v>
                </c:pt>
                <c:pt idx="172">
                  <c:v>4.5725235295222773E-2</c:v>
                </c:pt>
                <c:pt idx="173">
                  <c:v>7.3763408540136452E-2</c:v>
                </c:pt>
                <c:pt idx="174">
                  <c:v>0.10602844207322808</c:v>
                </c:pt>
                <c:pt idx="175">
                  <c:v>0.15548270744491</c:v>
                </c:pt>
                <c:pt idx="176">
                  <c:v>0.25481392421709159</c:v>
                </c:pt>
                <c:pt idx="177">
                  <c:v>0.2632676447934475</c:v>
                </c:pt>
                <c:pt idx="178">
                  <c:v>0.28510642294903354</c:v>
                </c:pt>
                <c:pt idx="179">
                  <c:v>0.2807386673179163</c:v>
                </c:pt>
                <c:pt idx="180">
                  <c:v>0.3194848866262141</c:v>
                </c:pt>
                <c:pt idx="181">
                  <c:v>0.26918524919689663</c:v>
                </c:pt>
                <c:pt idx="182">
                  <c:v>0.36865736131201754</c:v>
                </c:pt>
                <c:pt idx="183">
                  <c:v>0.4805282636057937</c:v>
                </c:pt>
                <c:pt idx="184">
                  <c:v>0.39218688358287473</c:v>
                </c:pt>
                <c:pt idx="185">
                  <c:v>0.35992185004978311</c:v>
                </c:pt>
                <c:pt idx="186">
                  <c:v>0.35203171084518425</c:v>
                </c:pt>
                <c:pt idx="187">
                  <c:v>0.48235990306400417</c:v>
                </c:pt>
                <c:pt idx="188">
                  <c:v>0.43304653303526147</c:v>
                </c:pt>
                <c:pt idx="189">
                  <c:v>0.43572354455110751</c:v>
                </c:pt>
                <c:pt idx="190">
                  <c:v>0.46122560162311443</c:v>
                </c:pt>
                <c:pt idx="191">
                  <c:v>0.44812233472976282</c:v>
                </c:pt>
                <c:pt idx="192">
                  <c:v>0.3883827093235146</c:v>
                </c:pt>
                <c:pt idx="193">
                  <c:v>0.32737502583081296</c:v>
                </c:pt>
                <c:pt idx="194">
                  <c:v>0.4058537318479834</c:v>
                </c:pt>
              </c:numCache>
            </c:numRef>
          </c:yVal>
          <c:smooth val="1"/>
          <c:extLst xmlns:c16r2="http://schemas.microsoft.com/office/drawing/2015/06/chart">
            <c:ext xmlns:c16="http://schemas.microsoft.com/office/drawing/2014/chart" uri="{C3380CC4-5D6E-409C-BE32-E72D297353CC}">
              <c16:uniqueId val="{00000000-AE42-42AB-95FD-477620A13FCC}"/>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強!$C:$C</c:f>
              <c:numCache>
                <c:formatCode>General</c:formatCode>
                <c:ptCount val="1048576"/>
                <c:pt idx="0">
                  <c:v>6</c:v>
                </c:pt>
                <c:pt idx="1">
                  <c:v>6.2216666666666667</c:v>
                </c:pt>
                <c:pt idx="2">
                  <c:v>6.4433333333333334</c:v>
                </c:pt>
                <c:pt idx="3">
                  <c:v>6.665</c:v>
                </c:pt>
                <c:pt idx="4">
                  <c:v>6.8866666666666667</c:v>
                </c:pt>
                <c:pt idx="5">
                  <c:v>7.1083333333333298</c:v>
                </c:pt>
                <c:pt idx="6">
                  <c:v>7.33</c:v>
                </c:pt>
                <c:pt idx="7">
                  <c:v>8.66</c:v>
                </c:pt>
                <c:pt idx="8">
                  <c:v>9.3249999999999993</c:v>
                </c:pt>
                <c:pt idx="9">
                  <c:v>9.99</c:v>
                </c:pt>
                <c:pt idx="10">
                  <c:v>10.43333333333333</c:v>
                </c:pt>
                <c:pt idx="11">
                  <c:v>10.876666666666669</c:v>
                </c:pt>
                <c:pt idx="12">
                  <c:v>11.32</c:v>
                </c:pt>
                <c:pt idx="13">
                  <c:v>11.984999999999999</c:v>
                </c:pt>
                <c:pt idx="14">
                  <c:v>12.65</c:v>
                </c:pt>
                <c:pt idx="15">
                  <c:v>13.315000000000001</c:v>
                </c:pt>
                <c:pt idx="16">
                  <c:v>13.98</c:v>
                </c:pt>
                <c:pt idx="17">
                  <c:v>15.31</c:v>
                </c:pt>
                <c:pt idx="18">
                  <c:v>15.576000000000001</c:v>
                </c:pt>
                <c:pt idx="19">
                  <c:v>15.842000000000001</c:v>
                </c:pt>
                <c:pt idx="20">
                  <c:v>16.108000000000001</c:v>
                </c:pt>
                <c:pt idx="21">
                  <c:v>16.374000000000002</c:v>
                </c:pt>
                <c:pt idx="22">
                  <c:v>16.64</c:v>
                </c:pt>
                <c:pt idx="23">
                  <c:v>17.0833333333333</c:v>
                </c:pt>
                <c:pt idx="24">
                  <c:v>17.526666666666699</c:v>
                </c:pt>
                <c:pt idx="25">
                  <c:v>17.97</c:v>
                </c:pt>
                <c:pt idx="26">
                  <c:v>18.634999999999998</c:v>
                </c:pt>
                <c:pt idx="27">
                  <c:v>19.3</c:v>
                </c:pt>
                <c:pt idx="28">
                  <c:v>19.965</c:v>
                </c:pt>
                <c:pt idx="29">
                  <c:v>20.630000000000003</c:v>
                </c:pt>
                <c:pt idx="30">
                  <c:v>21.073333333333302</c:v>
                </c:pt>
                <c:pt idx="31">
                  <c:v>21.516666666666701</c:v>
                </c:pt>
                <c:pt idx="32">
                  <c:v>21.96</c:v>
                </c:pt>
                <c:pt idx="33">
                  <c:v>22.625</c:v>
                </c:pt>
                <c:pt idx="34">
                  <c:v>23.29</c:v>
                </c:pt>
                <c:pt idx="35">
                  <c:v>23.954999999999998</c:v>
                </c:pt>
                <c:pt idx="36">
                  <c:v>24.62</c:v>
                </c:pt>
                <c:pt idx="37">
                  <c:v>25.063333333333301</c:v>
                </c:pt>
                <c:pt idx="38">
                  <c:v>25.5066666666667</c:v>
                </c:pt>
                <c:pt idx="39">
                  <c:v>25.95</c:v>
                </c:pt>
                <c:pt idx="40">
                  <c:v>26.393333333333299</c:v>
                </c:pt>
                <c:pt idx="41">
                  <c:v>26.836666666666702</c:v>
                </c:pt>
                <c:pt idx="42">
                  <c:v>27.28</c:v>
                </c:pt>
                <c:pt idx="43">
                  <c:v>28.61</c:v>
                </c:pt>
                <c:pt idx="44">
                  <c:v>29.053333333333299</c:v>
                </c:pt>
                <c:pt idx="45">
                  <c:v>29.496666666666702</c:v>
                </c:pt>
                <c:pt idx="46">
                  <c:v>29.94</c:v>
                </c:pt>
                <c:pt idx="47">
                  <c:v>30.383333333333301</c:v>
                </c:pt>
                <c:pt idx="48">
                  <c:v>30.8266666666667</c:v>
                </c:pt>
                <c:pt idx="49">
                  <c:v>31.27</c:v>
                </c:pt>
                <c:pt idx="50">
                  <c:v>31.934999999999999</c:v>
                </c:pt>
                <c:pt idx="51">
                  <c:v>32.6</c:v>
                </c:pt>
                <c:pt idx="52">
                  <c:v>33.043333333333301</c:v>
                </c:pt>
                <c:pt idx="53">
                  <c:v>33.4866666666667</c:v>
                </c:pt>
                <c:pt idx="54">
                  <c:v>33.93</c:v>
                </c:pt>
                <c:pt idx="55">
                  <c:v>34.373333333333299</c:v>
                </c:pt>
                <c:pt idx="56">
                  <c:v>34.816666666666698</c:v>
                </c:pt>
                <c:pt idx="57">
                  <c:v>35.260000000000005</c:v>
                </c:pt>
                <c:pt idx="58">
                  <c:v>35.703333333333305</c:v>
                </c:pt>
                <c:pt idx="59">
                  <c:v>36.146666666666704</c:v>
                </c:pt>
                <c:pt idx="60">
                  <c:v>36.590000000000003</c:v>
                </c:pt>
                <c:pt idx="61">
                  <c:v>37.033333333333303</c:v>
                </c:pt>
                <c:pt idx="62">
                  <c:v>37.476666666666603</c:v>
                </c:pt>
                <c:pt idx="63">
                  <c:v>37.92</c:v>
                </c:pt>
                <c:pt idx="64">
                  <c:v>38.363333333333301</c:v>
                </c:pt>
                <c:pt idx="65">
                  <c:v>38.806666666666601</c:v>
                </c:pt>
                <c:pt idx="66">
                  <c:v>39.25</c:v>
                </c:pt>
                <c:pt idx="67">
                  <c:v>39.6933333333333</c:v>
                </c:pt>
                <c:pt idx="68">
                  <c:v>40.136666666666599</c:v>
                </c:pt>
                <c:pt idx="69">
                  <c:v>40.58</c:v>
                </c:pt>
                <c:pt idx="70">
                  <c:v>41.244999999999997</c:v>
                </c:pt>
                <c:pt idx="71">
                  <c:v>41.91</c:v>
                </c:pt>
                <c:pt idx="72">
                  <c:v>42.2425</c:v>
                </c:pt>
                <c:pt idx="73">
                  <c:v>42.575000000000003</c:v>
                </c:pt>
                <c:pt idx="74">
                  <c:v>42.907499999999999</c:v>
                </c:pt>
                <c:pt idx="75">
                  <c:v>43.24</c:v>
                </c:pt>
                <c:pt idx="76">
                  <c:v>43.683333333333302</c:v>
                </c:pt>
                <c:pt idx="77">
                  <c:v>44.126666666666601</c:v>
                </c:pt>
                <c:pt idx="78">
                  <c:v>44.57</c:v>
                </c:pt>
                <c:pt idx="79">
                  <c:v>44.902500000000003</c:v>
                </c:pt>
                <c:pt idx="80">
                  <c:v>45.234999999999999</c:v>
                </c:pt>
                <c:pt idx="81">
                  <c:v>45.567500000000003</c:v>
                </c:pt>
                <c:pt idx="82">
                  <c:v>45.9</c:v>
                </c:pt>
                <c:pt idx="83">
                  <c:v>46.343333333333298</c:v>
                </c:pt>
                <c:pt idx="84">
                  <c:v>46.786666666666598</c:v>
                </c:pt>
                <c:pt idx="85">
                  <c:v>47.23</c:v>
                </c:pt>
                <c:pt idx="86">
                  <c:v>47.5625</c:v>
                </c:pt>
                <c:pt idx="87">
                  <c:v>47.895000000000003</c:v>
                </c:pt>
                <c:pt idx="88">
                  <c:v>48.227499999999999</c:v>
                </c:pt>
                <c:pt idx="89">
                  <c:v>48.56</c:v>
                </c:pt>
                <c:pt idx="90">
                  <c:v>49.003333333333302</c:v>
                </c:pt>
                <c:pt idx="91">
                  <c:v>49.446666666666601</c:v>
                </c:pt>
                <c:pt idx="92">
                  <c:v>49.89</c:v>
                </c:pt>
                <c:pt idx="93">
                  <c:v>50.155999999999999</c:v>
                </c:pt>
                <c:pt idx="94">
                  <c:v>50.421999999999997</c:v>
                </c:pt>
                <c:pt idx="95">
                  <c:v>50.688000000000002</c:v>
                </c:pt>
                <c:pt idx="96">
                  <c:v>50.954000000000001</c:v>
                </c:pt>
                <c:pt idx="97">
                  <c:v>51.22</c:v>
                </c:pt>
                <c:pt idx="98">
                  <c:v>51.552500000000002</c:v>
                </c:pt>
                <c:pt idx="99">
                  <c:v>51.884999999999998</c:v>
                </c:pt>
                <c:pt idx="100">
                  <c:v>52.217500000000001</c:v>
                </c:pt>
                <c:pt idx="101">
                  <c:v>52.55</c:v>
                </c:pt>
                <c:pt idx="102">
                  <c:v>52.816000000000003</c:v>
                </c:pt>
                <c:pt idx="103">
                  <c:v>53.082000000000001</c:v>
                </c:pt>
                <c:pt idx="104">
                  <c:v>53.347999999999999</c:v>
                </c:pt>
                <c:pt idx="105">
                  <c:v>53.613999999999997</c:v>
                </c:pt>
                <c:pt idx="106">
                  <c:v>53.88</c:v>
                </c:pt>
                <c:pt idx="107">
                  <c:v>54.323333333333302</c:v>
                </c:pt>
                <c:pt idx="108">
                  <c:v>54.766666666666602</c:v>
                </c:pt>
                <c:pt idx="109">
                  <c:v>55.21</c:v>
                </c:pt>
                <c:pt idx="110">
                  <c:v>55.431666666666601</c:v>
                </c:pt>
                <c:pt idx="111">
                  <c:v>55.6533333333333</c:v>
                </c:pt>
                <c:pt idx="112">
                  <c:v>55.875</c:v>
                </c:pt>
                <c:pt idx="113">
                  <c:v>56.0966666666666</c:v>
                </c:pt>
                <c:pt idx="114">
                  <c:v>56.3183333333333</c:v>
                </c:pt>
                <c:pt idx="115">
                  <c:v>56.54</c:v>
                </c:pt>
                <c:pt idx="116">
                  <c:v>56.805999999999997</c:v>
                </c:pt>
                <c:pt idx="117">
                  <c:v>57.072000000000003</c:v>
                </c:pt>
                <c:pt idx="118">
                  <c:v>57.338000000000001</c:v>
                </c:pt>
                <c:pt idx="119">
                  <c:v>57.603999999999999</c:v>
                </c:pt>
                <c:pt idx="120">
                  <c:v>57.87</c:v>
                </c:pt>
                <c:pt idx="121">
                  <c:v>58.136000000000003</c:v>
                </c:pt>
                <c:pt idx="122">
                  <c:v>58.402000000000001</c:v>
                </c:pt>
                <c:pt idx="123">
                  <c:v>58.667999999999999</c:v>
                </c:pt>
                <c:pt idx="124">
                  <c:v>58.933999999999997</c:v>
                </c:pt>
                <c:pt idx="125">
                  <c:v>59.2</c:v>
                </c:pt>
                <c:pt idx="126">
                  <c:v>59.466000000000001</c:v>
                </c:pt>
                <c:pt idx="127">
                  <c:v>59.731999999999999</c:v>
                </c:pt>
                <c:pt idx="128">
                  <c:v>59.997999999999998</c:v>
                </c:pt>
                <c:pt idx="129">
                  <c:v>60.264000000000003</c:v>
                </c:pt>
                <c:pt idx="130">
                  <c:v>60.53</c:v>
                </c:pt>
                <c:pt idx="131">
                  <c:v>61.86</c:v>
                </c:pt>
                <c:pt idx="132">
                  <c:v>62.049999999999898</c:v>
                </c:pt>
                <c:pt idx="133">
                  <c:v>62.24</c:v>
                </c:pt>
                <c:pt idx="134">
                  <c:v>62.43</c:v>
                </c:pt>
                <c:pt idx="135">
                  <c:v>62.619999999999898</c:v>
                </c:pt>
                <c:pt idx="136">
                  <c:v>62.81</c:v>
                </c:pt>
                <c:pt idx="137">
                  <c:v>63</c:v>
                </c:pt>
                <c:pt idx="138">
                  <c:v>63.189999999999898</c:v>
                </c:pt>
                <c:pt idx="139">
                  <c:v>63.379999999999903</c:v>
                </c:pt>
                <c:pt idx="140">
                  <c:v>63.57</c:v>
                </c:pt>
                <c:pt idx="141">
                  <c:v>63.759999999999899</c:v>
                </c:pt>
                <c:pt idx="142">
                  <c:v>63.949999999999903</c:v>
                </c:pt>
                <c:pt idx="143">
                  <c:v>64.14</c:v>
                </c:pt>
                <c:pt idx="144">
                  <c:v>64.329999999999899</c:v>
                </c:pt>
                <c:pt idx="145">
                  <c:v>64.519999999999897</c:v>
                </c:pt>
                <c:pt idx="146">
                  <c:v>64.709999999999894</c:v>
                </c:pt>
                <c:pt idx="147">
                  <c:v>64.899999999999892</c:v>
                </c:pt>
                <c:pt idx="148">
                  <c:v>65.08999999999989</c:v>
                </c:pt>
                <c:pt idx="149">
                  <c:v>65.279999999999902</c:v>
                </c:pt>
                <c:pt idx="150">
                  <c:v>65.469999999999899</c:v>
                </c:pt>
                <c:pt idx="151">
                  <c:v>65.659999999999897</c:v>
                </c:pt>
                <c:pt idx="152">
                  <c:v>65.849999999999909</c:v>
                </c:pt>
                <c:pt idx="153">
                  <c:v>65.997777777777699</c:v>
                </c:pt>
                <c:pt idx="154">
                  <c:v>66.145555555555489</c:v>
                </c:pt>
                <c:pt idx="155">
                  <c:v>66.293333333333294</c:v>
                </c:pt>
                <c:pt idx="156">
                  <c:v>66.441111111111098</c:v>
                </c:pt>
                <c:pt idx="157">
                  <c:v>66.588888888888803</c:v>
                </c:pt>
                <c:pt idx="158">
                  <c:v>66.736666666666594</c:v>
                </c:pt>
                <c:pt idx="159">
                  <c:v>66.884444444444398</c:v>
                </c:pt>
                <c:pt idx="160">
                  <c:v>67.032222222222202</c:v>
                </c:pt>
                <c:pt idx="161">
                  <c:v>67.179999999999893</c:v>
                </c:pt>
                <c:pt idx="162">
                  <c:v>67.844999999999899</c:v>
                </c:pt>
                <c:pt idx="163">
                  <c:v>68.509999999999906</c:v>
                </c:pt>
                <c:pt idx="164">
                  <c:v>69.174999999999898</c:v>
                </c:pt>
                <c:pt idx="165">
                  <c:v>69.83999999999989</c:v>
                </c:pt>
                <c:pt idx="166">
                  <c:v>71.169999999999902</c:v>
                </c:pt>
                <c:pt idx="167">
                  <c:v>71.243888888888804</c:v>
                </c:pt>
                <c:pt idx="168">
                  <c:v>71.317777777777707</c:v>
                </c:pt>
                <c:pt idx="169">
                  <c:v>71.391666666666595</c:v>
                </c:pt>
                <c:pt idx="170">
                  <c:v>71.465555555555497</c:v>
                </c:pt>
                <c:pt idx="171">
                  <c:v>71.539444444444399</c:v>
                </c:pt>
                <c:pt idx="172">
                  <c:v>71.613333333333301</c:v>
                </c:pt>
                <c:pt idx="173">
                  <c:v>71.687222222222204</c:v>
                </c:pt>
                <c:pt idx="174">
                  <c:v>71.761111111111106</c:v>
                </c:pt>
                <c:pt idx="175">
                  <c:v>71.834999999999994</c:v>
                </c:pt>
                <c:pt idx="176">
                  <c:v>71.908888888888796</c:v>
                </c:pt>
                <c:pt idx="177">
                  <c:v>71.982777777777699</c:v>
                </c:pt>
                <c:pt idx="178">
                  <c:v>72.056666666666601</c:v>
                </c:pt>
                <c:pt idx="179">
                  <c:v>72.130555555555503</c:v>
                </c:pt>
                <c:pt idx="180">
                  <c:v>72.204444444444405</c:v>
                </c:pt>
                <c:pt idx="181">
                  <c:v>72.278333333333293</c:v>
                </c:pt>
                <c:pt idx="182">
                  <c:v>72.352222222222196</c:v>
                </c:pt>
                <c:pt idx="183">
                  <c:v>72.426111111111098</c:v>
                </c:pt>
                <c:pt idx="184">
                  <c:v>72.499999999999901</c:v>
                </c:pt>
                <c:pt idx="185">
                  <c:v>73.829999999999899</c:v>
                </c:pt>
                <c:pt idx="186">
                  <c:v>74.095999999999904</c:v>
                </c:pt>
                <c:pt idx="187">
                  <c:v>74.361999999999895</c:v>
                </c:pt>
                <c:pt idx="188">
                  <c:v>74.627999999999901</c:v>
                </c:pt>
                <c:pt idx="189">
                  <c:v>74.893999999999906</c:v>
                </c:pt>
                <c:pt idx="190">
                  <c:v>75.159999999999897</c:v>
                </c:pt>
                <c:pt idx="191">
                  <c:v>76.489999999999895</c:v>
                </c:pt>
                <c:pt idx="192">
                  <c:v>76.822499999999906</c:v>
                </c:pt>
                <c:pt idx="193">
                  <c:v>77.154999999999902</c:v>
                </c:pt>
                <c:pt idx="194">
                  <c:v>77.487499999999898</c:v>
                </c:pt>
              </c:numCache>
            </c:numRef>
          </c:xVal>
          <c:yVal>
            <c:numRef>
              <c:f>強!$I:$I</c:f>
              <c:numCache>
                <c:formatCode>General</c:formatCode>
                <c:ptCount val="1048576"/>
                <c:pt idx="0">
                  <c:v>-1.4590376515222514E-2</c:v>
                </c:pt>
                <c:pt idx="1">
                  <c:v>1.7881009085898888E-2</c:v>
                </c:pt>
                <c:pt idx="2">
                  <c:v>5.1321689779591076E-2</c:v>
                </c:pt>
                <c:pt idx="3">
                  <c:v>3.2783921134174755E-2</c:v>
                </c:pt>
                <c:pt idx="4">
                  <c:v>5.641048901558772E-2</c:v>
                </c:pt>
                <c:pt idx="5">
                  <c:v>6.2347421457583797E-2</c:v>
                </c:pt>
                <c:pt idx="6">
                  <c:v>1.5457771354471917E-2</c:v>
                </c:pt>
                <c:pt idx="7">
                  <c:v>7.5069419547575386E-2</c:v>
                </c:pt>
                <c:pt idx="8">
                  <c:v>1.9456113611326421E-2</c:v>
                </c:pt>
                <c:pt idx="9">
                  <c:v>-4.1488315334061887E-2</c:v>
                </c:pt>
                <c:pt idx="10">
                  <c:v>9.5208389124758416E-3</c:v>
                </c:pt>
                <c:pt idx="11">
                  <c:v>1.3398019282758994E-2</c:v>
                </c:pt>
                <c:pt idx="12">
                  <c:v>9.2880216873563626E-2</c:v>
                </c:pt>
                <c:pt idx="13">
                  <c:v>8.9245360276423158E-2</c:v>
                </c:pt>
                <c:pt idx="14">
                  <c:v>-3.8580430056349521E-2</c:v>
                </c:pt>
                <c:pt idx="15">
                  <c:v>-7.4418252075129513E-3</c:v>
                </c:pt>
                <c:pt idx="16">
                  <c:v>1.8729142291898329E-2</c:v>
                </c:pt>
                <c:pt idx="17">
                  <c:v>-6.4266750009475404E-2</c:v>
                </c:pt>
                <c:pt idx="18">
                  <c:v>-3.6858067238011473E-3</c:v>
                </c:pt>
                <c:pt idx="19">
                  <c:v>1.4029925121954903E-3</c:v>
                </c:pt>
                <c:pt idx="20">
                  <c:v>1.8244494745612932E-2</c:v>
                </c:pt>
                <c:pt idx="21">
                  <c:v>4.2234548286739941E-2</c:v>
                </c:pt>
                <c:pt idx="22">
                  <c:v>4.2598033946453985E-2</c:v>
                </c:pt>
                <c:pt idx="23">
                  <c:v>3.2204208107657179E-3</c:v>
                </c:pt>
                <c:pt idx="24">
                  <c:v>-3.4218602139780972E-2</c:v>
                </c:pt>
                <c:pt idx="25">
                  <c:v>-4.2336448540061321E-2</c:v>
                </c:pt>
                <c:pt idx="26">
                  <c:v>4.465778601816691E-2</c:v>
                </c:pt>
                <c:pt idx="27">
                  <c:v>5.1079366006448385E-2</c:v>
                </c:pt>
                <c:pt idx="28">
                  <c:v>-1.9436851978076455E-2</c:v>
                </c:pt>
                <c:pt idx="29">
                  <c:v>-8.8135641664031067E-2</c:v>
                </c:pt>
                <c:pt idx="30">
                  <c:v>-4.3669229292346158E-2</c:v>
                </c:pt>
                <c:pt idx="31">
                  <c:v>1.8486818518755631E-2</c:v>
                </c:pt>
                <c:pt idx="32">
                  <c:v>2.5029560393608451E-2</c:v>
                </c:pt>
                <c:pt idx="33">
                  <c:v>-6.3539778690047316E-2</c:v>
                </c:pt>
                <c:pt idx="34">
                  <c:v>-0.13647923440599913</c:v>
                </c:pt>
                <c:pt idx="35">
                  <c:v>3.266275924760341E-2</c:v>
                </c:pt>
                <c:pt idx="36">
                  <c:v>3.5812968298458467E-2</c:v>
                </c:pt>
                <c:pt idx="37">
                  <c:v>1.7664781719095358E-3</c:v>
                </c:pt>
                <c:pt idx="38">
                  <c:v>-8.3046842428034423E-2</c:v>
                </c:pt>
                <c:pt idx="39">
                  <c:v>-9.7222783156882209E-2</c:v>
                </c:pt>
                <c:pt idx="40">
                  <c:v>-3.0583745542640518E-2</c:v>
                </c:pt>
                <c:pt idx="41">
                  <c:v>1.4488476261901129E-2</c:v>
                </c:pt>
                <c:pt idx="42">
                  <c:v>5.0110070913877591E-2</c:v>
                </c:pt>
                <c:pt idx="43">
                  <c:v>-0.16398298265769523</c:v>
                </c:pt>
                <c:pt idx="44">
                  <c:v>-0.10776386728858953</c:v>
                </c:pt>
                <c:pt idx="45">
                  <c:v>-7.0930653770899577E-2</c:v>
                </c:pt>
                <c:pt idx="46">
                  <c:v>7.3978962568433254E-2</c:v>
                </c:pt>
                <c:pt idx="47">
                  <c:v>1.5700095127614614E-2</c:v>
                </c:pt>
                <c:pt idx="48">
                  <c:v>-0.16701202982197894</c:v>
                </c:pt>
                <c:pt idx="49">
                  <c:v>-0.21147844219366385</c:v>
                </c:pt>
                <c:pt idx="50">
                  <c:v>-0.11915308462629629</c:v>
                </c:pt>
                <c:pt idx="51">
                  <c:v>0.2007142959220638</c:v>
                </c:pt>
                <c:pt idx="52">
                  <c:v>0.12341301228954345</c:v>
                </c:pt>
                <c:pt idx="53">
                  <c:v>-7.7958043192037793E-2</c:v>
                </c:pt>
                <c:pt idx="54">
                  <c:v>-0.25146186476220889</c:v>
                </c:pt>
                <c:pt idx="55">
                  <c:v>-0.1057041152168766</c:v>
                </c:pt>
                <c:pt idx="56">
                  <c:v>-5.2877532671768646E-2</c:v>
                </c:pt>
                <c:pt idx="57">
                  <c:v>0.16048854958037609</c:v>
                </c:pt>
                <c:pt idx="58">
                  <c:v>4.7444509409307924E-2</c:v>
                </c:pt>
                <c:pt idx="59">
                  <c:v>-0.17670498074768684</c:v>
                </c:pt>
                <c:pt idx="60">
                  <c:v>-0.21123611842052115</c:v>
                </c:pt>
                <c:pt idx="61">
                  <c:v>-0.1014634491868794</c:v>
                </c:pt>
                <c:pt idx="62">
                  <c:v>4.4536624131595565E-2</c:v>
                </c:pt>
                <c:pt idx="63">
                  <c:v>0.17405868087636714</c:v>
                </c:pt>
                <c:pt idx="64">
                  <c:v>-9.9403697115166473E-2</c:v>
                </c:pt>
                <c:pt idx="65">
                  <c:v>-0.1501705275885615</c:v>
                </c:pt>
                <c:pt idx="66">
                  <c:v>-0.19427345430053236</c:v>
                </c:pt>
                <c:pt idx="67">
                  <c:v>-0.12448420763543562</c:v>
                </c:pt>
                <c:pt idx="68">
                  <c:v>7.3857800681861902E-2</c:v>
                </c:pt>
                <c:pt idx="69">
                  <c:v>0.14497982809924348</c:v>
                </c:pt>
                <c:pt idx="70">
                  <c:v>-5.3362180218054042E-2</c:v>
                </c:pt>
                <c:pt idx="71">
                  <c:v>-0.26176062512077347</c:v>
                </c:pt>
                <c:pt idx="72">
                  <c:v>-0.21220541351309194</c:v>
                </c:pt>
                <c:pt idx="73">
                  <c:v>-0.12775557857286202</c:v>
                </c:pt>
                <c:pt idx="74">
                  <c:v>0.12801716397925469</c:v>
                </c:pt>
                <c:pt idx="75">
                  <c:v>0.23415497661575599</c:v>
                </c:pt>
                <c:pt idx="76">
                  <c:v>0.11699143230126198</c:v>
                </c:pt>
                <c:pt idx="77">
                  <c:v>-0.15949999285455535</c:v>
                </c:pt>
                <c:pt idx="78">
                  <c:v>-0.24031497119764481</c:v>
                </c:pt>
                <c:pt idx="79">
                  <c:v>-0.14120454798228171</c:v>
                </c:pt>
                <c:pt idx="80">
                  <c:v>1.3398019282758994E-2</c:v>
                </c:pt>
                <c:pt idx="81">
                  <c:v>0.12111093644468783</c:v>
                </c:pt>
                <c:pt idx="82">
                  <c:v>0.23076244379175823</c:v>
                </c:pt>
                <c:pt idx="83">
                  <c:v>6.295323089044054E-2</c:v>
                </c:pt>
                <c:pt idx="84">
                  <c:v>-0.22092906934622905</c:v>
                </c:pt>
                <c:pt idx="85">
                  <c:v>-0.22977388706593749</c:v>
                </c:pt>
                <c:pt idx="86">
                  <c:v>-0.22771413499422455</c:v>
                </c:pt>
                <c:pt idx="87">
                  <c:v>-6.0753055298906296E-2</c:v>
                </c:pt>
                <c:pt idx="88">
                  <c:v>0.13165202057639513</c:v>
                </c:pt>
                <c:pt idx="89">
                  <c:v>0.22046368343319361</c:v>
                </c:pt>
                <c:pt idx="90">
                  <c:v>-1.9800337637790499E-2</c:v>
                </c:pt>
                <c:pt idx="91">
                  <c:v>-0.1501705275885615</c:v>
                </c:pt>
                <c:pt idx="92">
                  <c:v>-0.26042784436848865</c:v>
                </c:pt>
                <c:pt idx="93">
                  <c:v>-0.23837638101250322</c:v>
                </c:pt>
                <c:pt idx="94">
                  <c:v>-0.13950828157028283</c:v>
                </c:pt>
                <c:pt idx="95">
                  <c:v>5.9076050520157387E-2</c:v>
                </c:pt>
                <c:pt idx="96">
                  <c:v>0.13346944887496537</c:v>
                </c:pt>
                <c:pt idx="97">
                  <c:v>0.27171516145287405</c:v>
                </c:pt>
                <c:pt idx="98">
                  <c:v>0.15915576882809127</c:v>
                </c:pt>
                <c:pt idx="99">
                  <c:v>-0.11248918086487211</c:v>
                </c:pt>
                <c:pt idx="100">
                  <c:v>-0.22662367801508243</c:v>
                </c:pt>
                <c:pt idx="101">
                  <c:v>-0.27339216623162294</c:v>
                </c:pt>
                <c:pt idx="102">
                  <c:v>-0.19657553014538798</c:v>
                </c:pt>
                <c:pt idx="103">
                  <c:v>-0.10885432426773166</c:v>
                </c:pt>
                <c:pt idx="104">
                  <c:v>0.10548105307698387</c:v>
                </c:pt>
                <c:pt idx="105">
                  <c:v>0.25729689695088354</c:v>
                </c:pt>
                <c:pt idx="106">
                  <c:v>0.31460646929913139</c:v>
                </c:pt>
                <c:pt idx="107">
                  <c:v>0.10620802439641196</c:v>
                </c:pt>
                <c:pt idx="108">
                  <c:v>-9.6132326177740063E-2</c:v>
                </c:pt>
                <c:pt idx="109">
                  <c:v>-0.23777057157964648</c:v>
                </c:pt>
                <c:pt idx="110">
                  <c:v>-0.23195480102422175</c:v>
                </c:pt>
                <c:pt idx="111">
                  <c:v>-0.21899047916108746</c:v>
                </c:pt>
                <c:pt idx="112">
                  <c:v>-9.4557221652312534E-2</c:v>
                </c:pt>
                <c:pt idx="113">
                  <c:v>9.2880216873563626E-2</c:v>
                </c:pt>
                <c:pt idx="114">
                  <c:v>0.20701471402377392</c:v>
                </c:pt>
                <c:pt idx="115">
                  <c:v>0.31327368854684656</c:v>
                </c:pt>
                <c:pt idx="116">
                  <c:v>0.25620643997174142</c:v>
                </c:pt>
                <c:pt idx="117">
                  <c:v>-4.8152219095486053E-2</c:v>
                </c:pt>
                <c:pt idx="118">
                  <c:v>-0.16119625926655423</c:v>
                </c:pt>
                <c:pt idx="119">
                  <c:v>-0.28987018280532634</c:v>
                </c:pt>
                <c:pt idx="120">
                  <c:v>-0.29168761110389657</c:v>
                </c:pt>
                <c:pt idx="121">
                  <c:v>-0.23462036252879143</c:v>
                </c:pt>
                <c:pt idx="122">
                  <c:v>-0.10182693484659344</c:v>
                </c:pt>
                <c:pt idx="123">
                  <c:v>5.6531650902159065E-2</c:v>
                </c:pt>
                <c:pt idx="124">
                  <c:v>0.19501968725321042</c:v>
                </c:pt>
                <c:pt idx="125">
                  <c:v>0.30721559421827915</c:v>
                </c:pt>
                <c:pt idx="126">
                  <c:v>0.22894501549318799</c:v>
                </c:pt>
                <c:pt idx="127">
                  <c:v>0.11432587079669231</c:v>
                </c:pt>
                <c:pt idx="128">
                  <c:v>3.2541597361032057E-2</c:v>
                </c:pt>
                <c:pt idx="129">
                  <c:v>-0.1838535320553964</c:v>
                </c:pt>
                <c:pt idx="130">
                  <c:v>-0.31071002729559827</c:v>
                </c:pt>
                <c:pt idx="131">
                  <c:v>-0.23256061045707849</c:v>
                </c:pt>
                <c:pt idx="132">
                  <c:v>-0.28466022168275834</c:v>
                </c:pt>
                <c:pt idx="133">
                  <c:v>-0.1334501872417154</c:v>
                </c:pt>
                <c:pt idx="134">
                  <c:v>-2.2344737255788821E-2</c:v>
                </c:pt>
                <c:pt idx="135">
                  <c:v>8.7912579524138335E-2</c:v>
                </c:pt>
                <c:pt idx="136">
                  <c:v>0.2089533042089155</c:v>
                </c:pt>
                <c:pt idx="137">
                  <c:v>0.26650520033030606</c:v>
                </c:pt>
                <c:pt idx="138">
                  <c:v>0.35483221564081913</c:v>
                </c:pt>
                <c:pt idx="139">
                  <c:v>0.22749107285433182</c:v>
                </c:pt>
                <c:pt idx="140">
                  <c:v>5.9318374293300079E-2</c:v>
                </c:pt>
                <c:pt idx="141">
                  <c:v>-0.11491241859629908</c:v>
                </c:pt>
                <c:pt idx="142">
                  <c:v>-0.20372408145309756</c:v>
                </c:pt>
                <c:pt idx="143">
                  <c:v>-0.27327100434505158</c:v>
                </c:pt>
                <c:pt idx="144">
                  <c:v>-0.30029010505046233</c:v>
                </c:pt>
                <c:pt idx="145">
                  <c:v>-0.3039249616476028</c:v>
                </c:pt>
                <c:pt idx="146">
                  <c:v>-0.25788344475049035</c:v>
                </c:pt>
                <c:pt idx="147">
                  <c:v>-0.16495227775026602</c:v>
                </c:pt>
                <c:pt idx="148">
                  <c:v>-9.5890002404597371E-2</c:v>
                </c:pt>
                <c:pt idx="149">
                  <c:v>4.5627081110737697E-2</c:v>
                </c:pt>
                <c:pt idx="150">
                  <c:v>0.17587610917493735</c:v>
                </c:pt>
                <c:pt idx="151">
                  <c:v>0.27922719842029764</c:v>
                </c:pt>
                <c:pt idx="152">
                  <c:v>0.37312766051309276</c:v>
                </c:pt>
                <c:pt idx="153">
                  <c:v>0.3129102028871325</c:v>
                </c:pt>
                <c:pt idx="154">
                  <c:v>0.30006704291056957</c:v>
                </c:pt>
                <c:pt idx="155">
                  <c:v>0.25899316336288242</c:v>
                </c:pt>
                <c:pt idx="156">
                  <c:v>0.23306451963661384</c:v>
                </c:pt>
                <c:pt idx="157">
                  <c:v>9.590926403784733E-2</c:v>
                </c:pt>
                <c:pt idx="158">
                  <c:v>-6.6932311514045079E-2</c:v>
                </c:pt>
                <c:pt idx="159">
                  <c:v>-0.1581672121022705</c:v>
                </c:pt>
                <c:pt idx="160">
                  <c:v>-0.28381208847675893</c:v>
                </c:pt>
                <c:pt idx="161">
                  <c:v>-0.29580711524732239</c:v>
                </c:pt>
                <c:pt idx="162">
                  <c:v>-0.29205109676361063</c:v>
                </c:pt>
                <c:pt idx="163">
                  <c:v>-0.27690586094219205</c:v>
                </c:pt>
                <c:pt idx="164">
                  <c:v>-0.3317921955590129</c:v>
                </c:pt>
                <c:pt idx="165">
                  <c:v>-0.34548348874157531</c:v>
                </c:pt>
                <c:pt idx="166">
                  <c:v>-0.19390996864081833</c:v>
                </c:pt>
                <c:pt idx="167">
                  <c:v>-0.25146186476220889</c:v>
                </c:pt>
                <c:pt idx="168">
                  <c:v>-0.23328758177650658</c:v>
                </c:pt>
                <c:pt idx="169">
                  <c:v>-0.10267506805259288</c:v>
                </c:pt>
                <c:pt idx="170">
                  <c:v>-6.9840196791757431E-2</c:v>
                </c:pt>
                <c:pt idx="171">
                  <c:v>-4.9606161734342236E-2</c:v>
                </c:pt>
                <c:pt idx="172">
                  <c:v>-2.0406147070647244E-2</c:v>
                </c:pt>
                <c:pt idx="173">
                  <c:v>-3.9281304969438447E-3</c:v>
                </c:pt>
                <c:pt idx="174">
                  <c:v>8.1490999535856853E-2</c:v>
                </c:pt>
                <c:pt idx="175">
                  <c:v>0.10960055722040972</c:v>
                </c:pt>
                <c:pt idx="176">
                  <c:v>0.14800887526352718</c:v>
                </c:pt>
                <c:pt idx="177">
                  <c:v>0.167758262774657</c:v>
                </c:pt>
                <c:pt idx="178">
                  <c:v>0.19029437367692784</c:v>
                </c:pt>
                <c:pt idx="179">
                  <c:v>0.18435744123493175</c:v>
                </c:pt>
                <c:pt idx="180">
                  <c:v>0.3098811557228488</c:v>
                </c:pt>
                <c:pt idx="181">
                  <c:v>0.25899316336288242</c:v>
                </c:pt>
                <c:pt idx="182">
                  <c:v>0.31545460250513085</c:v>
                </c:pt>
                <c:pt idx="183">
                  <c:v>0.29437243424171622</c:v>
                </c:pt>
                <c:pt idx="184">
                  <c:v>0.34247370321054155</c:v>
                </c:pt>
                <c:pt idx="185">
                  <c:v>0.29655334820000046</c:v>
                </c:pt>
                <c:pt idx="186">
                  <c:v>0.29800729083885669</c:v>
                </c:pt>
                <c:pt idx="187">
                  <c:v>0.26686868599002012</c:v>
                </c:pt>
                <c:pt idx="188">
                  <c:v>0.25947781090916783</c:v>
                </c:pt>
                <c:pt idx="189">
                  <c:v>0.25572179242545601</c:v>
                </c:pt>
                <c:pt idx="190">
                  <c:v>0.23354916718289925</c:v>
                </c:pt>
                <c:pt idx="191">
                  <c:v>0.2743807229574437</c:v>
                </c:pt>
                <c:pt idx="192">
                  <c:v>0.24433257508774928</c:v>
                </c:pt>
                <c:pt idx="193">
                  <c:v>0.20265288610720539</c:v>
                </c:pt>
                <c:pt idx="194">
                  <c:v>0.24154585169660825</c:v>
                </c:pt>
              </c:numCache>
            </c:numRef>
          </c:yVal>
          <c:smooth val="1"/>
          <c:extLst xmlns:c16r2="http://schemas.microsoft.com/office/drawing/2015/06/chart">
            <c:ext xmlns:c16="http://schemas.microsoft.com/office/drawing/2014/chart" uri="{C3380CC4-5D6E-409C-BE32-E72D297353CC}">
              <c16:uniqueId val="{00000001-AE42-42AB-95FD-477620A13FCC}"/>
            </c:ext>
          </c:extLst>
        </c:ser>
        <c:dLbls>
          <c:showLegendKey val="0"/>
          <c:showVal val="0"/>
          <c:showCatName val="0"/>
          <c:showSerName val="0"/>
          <c:showPercent val="0"/>
          <c:showBubbleSize val="0"/>
        </c:dLbls>
        <c:axId val="572453904"/>
        <c:axId val="572453120"/>
      </c:scatterChart>
      <c:valAx>
        <c:axId val="572453904"/>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2453120"/>
        <c:crosses val="autoZero"/>
        <c:crossBetween val="midCat"/>
      </c:valAx>
      <c:valAx>
        <c:axId val="57245312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2453904"/>
        <c:crosses val="autoZero"/>
        <c:crossBetween val="midCat"/>
      </c:valAx>
      <c:spPr>
        <a:noFill/>
        <a:ln>
          <a:noFill/>
        </a:ln>
        <a:effectLst/>
      </c:spPr>
    </c:plotArea>
    <c:legend>
      <c:legendPos val="r"/>
      <c:layout>
        <c:manualLayout>
          <c:xMode val="edge"/>
          <c:yMode val="edge"/>
          <c:x val="0.26428123038292528"/>
          <c:y val="0.18671416521767814"/>
          <c:w val="0.13271086880837921"/>
          <c:h val="0.148055153419723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99715289826055E-2"/>
          <c:y val="2.6331538001196888E-2"/>
          <c:w val="0.90137580260094585"/>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弱!$H$1:$H$195</c:f>
              <c:numCache>
                <c:formatCode>General</c:formatCode>
                <c:ptCount val="195"/>
                <c:pt idx="0">
                  <c:v>-5.7645926556466817E-2</c:v>
                </c:pt>
                <c:pt idx="1">
                  <c:v>-8.730478261036273E-2</c:v>
                </c:pt>
                <c:pt idx="2">
                  <c:v>-4.8922733599438613E-2</c:v>
                </c:pt>
                <c:pt idx="3">
                  <c:v>-0.11546823415733952</c:v>
                </c:pt>
                <c:pt idx="4">
                  <c:v>-0.10549887077787871</c:v>
                </c:pt>
                <c:pt idx="5">
                  <c:v>-0.12431604415661099</c:v>
                </c:pt>
                <c:pt idx="6">
                  <c:v>-0.11496976598836649</c:v>
                </c:pt>
                <c:pt idx="7">
                  <c:v>-0.16892894527969812</c:v>
                </c:pt>
                <c:pt idx="8">
                  <c:v>-0.10824044570723043</c:v>
                </c:pt>
                <c:pt idx="9">
                  <c:v>-1.4777664024785331E-2</c:v>
                </c:pt>
                <c:pt idx="10">
                  <c:v>-7.7335419230901925E-2</c:v>
                </c:pt>
                <c:pt idx="11">
                  <c:v>-0.11372359556593388</c:v>
                </c:pt>
                <c:pt idx="12">
                  <c:v>-0.1327900030291527</c:v>
                </c:pt>
                <c:pt idx="13">
                  <c:v>-0.1324161519024229</c:v>
                </c:pt>
                <c:pt idx="14">
                  <c:v>-0.15709032626658842</c:v>
                </c:pt>
                <c:pt idx="15">
                  <c:v>-0.12518836345231382</c:v>
                </c:pt>
                <c:pt idx="16">
                  <c:v>-2.8610155713787208E-2</c:v>
                </c:pt>
                <c:pt idx="17">
                  <c:v>-7.8706206695577777E-2</c:v>
                </c:pt>
                <c:pt idx="18">
                  <c:v>-9.1043293877660539E-2</c:v>
                </c:pt>
                <c:pt idx="19">
                  <c:v>-0.11297589331247432</c:v>
                </c:pt>
                <c:pt idx="20">
                  <c:v>-8.0076994160253642E-2</c:v>
                </c:pt>
                <c:pt idx="21">
                  <c:v>9.2143758219931871E-2</c:v>
                </c:pt>
                <c:pt idx="22">
                  <c:v>-4.9795052895141433E-2</c:v>
                </c:pt>
                <c:pt idx="23">
                  <c:v>-7.3596907963604116E-2</c:v>
                </c:pt>
                <c:pt idx="24">
                  <c:v>-6.5122949091062435E-2</c:v>
                </c:pt>
                <c:pt idx="25">
                  <c:v>2.3355150901652272E-2</c:v>
                </c:pt>
                <c:pt idx="26">
                  <c:v>0.11245633610558327</c:v>
                </c:pt>
                <c:pt idx="27">
                  <c:v>-8.5560144018957091E-2</c:v>
                </c:pt>
                <c:pt idx="28">
                  <c:v>-0.10126189134160787</c:v>
                </c:pt>
                <c:pt idx="29">
                  <c:v>-5.3658181204682492E-2</c:v>
                </c:pt>
                <c:pt idx="30">
                  <c:v>1.0394978508353216E-2</c:v>
                </c:pt>
                <c:pt idx="31">
                  <c:v>-3.8704136135491278E-2</c:v>
                </c:pt>
                <c:pt idx="32">
                  <c:v>-9.440795401822856E-2</c:v>
                </c:pt>
                <c:pt idx="33">
                  <c:v>-0.1127266592279878</c:v>
                </c:pt>
                <c:pt idx="34">
                  <c:v>-5.8144394725439863E-2</c:v>
                </c:pt>
                <c:pt idx="35">
                  <c:v>-2.3159598004593176E-3</c:v>
                </c:pt>
                <c:pt idx="36">
                  <c:v>3.8433813013086751E-2</c:v>
                </c:pt>
                <c:pt idx="37">
                  <c:v>-8.8301718948308808E-2</c:v>
                </c:pt>
                <c:pt idx="38">
                  <c:v>-0.10188497655282416</c:v>
                </c:pt>
                <c:pt idx="39">
                  <c:v>-5.6025905007304436E-2</c:v>
                </c:pt>
                <c:pt idx="40">
                  <c:v>5.6503284138359471E-2</c:v>
                </c:pt>
                <c:pt idx="41">
                  <c:v>0.10659933512015005</c:v>
                </c:pt>
                <c:pt idx="42">
                  <c:v>-5.1290457402060556E-2</c:v>
                </c:pt>
                <c:pt idx="43">
                  <c:v>-0.13765006767663984</c:v>
                </c:pt>
                <c:pt idx="44">
                  <c:v>-0.11634055345304234</c:v>
                </c:pt>
                <c:pt idx="45">
                  <c:v>2.7841364422409635E-2</c:v>
                </c:pt>
                <c:pt idx="46">
                  <c:v>0.15420304525707543</c:v>
                </c:pt>
                <c:pt idx="47">
                  <c:v>1.4881192029110582E-2</c:v>
                </c:pt>
                <c:pt idx="48">
                  <c:v>-0.18575224598253826</c:v>
                </c:pt>
                <c:pt idx="49">
                  <c:v>-0.19958473767154011</c:v>
                </c:pt>
                <c:pt idx="50">
                  <c:v>-2.1756218390407898E-2</c:v>
                </c:pt>
                <c:pt idx="51">
                  <c:v>5.6004815969386425E-2</c:v>
                </c:pt>
                <c:pt idx="52">
                  <c:v>5.999256132117075E-2</c:v>
                </c:pt>
                <c:pt idx="53">
                  <c:v>-0.10113727429936462</c:v>
                </c:pt>
                <c:pt idx="54">
                  <c:v>-0.1724182224625094</c:v>
                </c:pt>
                <c:pt idx="55">
                  <c:v>-2.3251622897327021E-2</c:v>
                </c:pt>
                <c:pt idx="56">
                  <c:v>4.4789282167493012E-2</c:v>
                </c:pt>
                <c:pt idx="57">
                  <c:v>0.12429495511869298</c:v>
                </c:pt>
                <c:pt idx="58">
                  <c:v>-7.0107630780792837E-2</c:v>
                </c:pt>
                <c:pt idx="59">
                  <c:v>-0.21242029302259591</c:v>
                </c:pt>
                <c:pt idx="60">
                  <c:v>-0.14562555838020849</c:v>
                </c:pt>
                <c:pt idx="61">
                  <c:v>-7.3006414901897231E-3</c:v>
                </c:pt>
                <c:pt idx="62">
                  <c:v>0.16541857905896884</c:v>
                </c:pt>
                <c:pt idx="63">
                  <c:v>1.9242788507624686E-2</c:v>
                </c:pt>
                <c:pt idx="64">
                  <c:v>-6.7366055851441106E-2</c:v>
                </c:pt>
                <c:pt idx="65">
                  <c:v>-0.16780739189950877</c:v>
                </c:pt>
                <c:pt idx="66">
                  <c:v>-6.7864524020414152E-2</c:v>
                </c:pt>
                <c:pt idx="67">
                  <c:v>8.2797480051687355E-2</c:v>
                </c:pt>
                <c:pt idx="68">
                  <c:v>0.10809473962706917</c:v>
                </c:pt>
                <c:pt idx="69">
                  <c:v>0.19009275342313434</c:v>
                </c:pt>
                <c:pt idx="70">
                  <c:v>3.095679047849114E-2</c:v>
                </c:pt>
                <c:pt idx="71">
                  <c:v>-0.27572575048217207</c:v>
                </c:pt>
                <c:pt idx="72">
                  <c:v>-0.18811996978516018</c:v>
                </c:pt>
                <c:pt idx="73">
                  <c:v>0.11607023033063782</c:v>
                </c:pt>
                <c:pt idx="74">
                  <c:v>8.1302075544768232E-2</c:v>
                </c:pt>
                <c:pt idx="75">
                  <c:v>0.15071376807426415</c:v>
                </c:pt>
                <c:pt idx="76">
                  <c:v>6.6223413433333753E-2</c:v>
                </c:pt>
                <c:pt idx="77">
                  <c:v>-0.23647138217554511</c:v>
                </c:pt>
                <c:pt idx="78">
                  <c:v>-0.24831000118865484</c:v>
                </c:pt>
                <c:pt idx="79">
                  <c:v>-3.1227113600895671E-2</c:v>
                </c:pt>
                <c:pt idx="80">
                  <c:v>3.9679983435519352E-2</c:v>
                </c:pt>
                <c:pt idx="81">
                  <c:v>0.20230522356297384</c:v>
                </c:pt>
                <c:pt idx="82">
                  <c:v>0.19071583863435063</c:v>
                </c:pt>
                <c:pt idx="83">
                  <c:v>-2.5993197826678745E-2</c:v>
                </c:pt>
                <c:pt idx="84">
                  <c:v>-0.20731099429062225</c:v>
                </c:pt>
                <c:pt idx="85">
                  <c:v>-0.2753518993554423</c:v>
                </c:pt>
                <c:pt idx="86">
                  <c:v>-0.12730685317044924</c:v>
                </c:pt>
                <c:pt idx="87">
                  <c:v>0.11357788948577262</c:v>
                </c:pt>
                <c:pt idx="88">
                  <c:v>0.18872196595845847</c:v>
                </c:pt>
                <c:pt idx="89">
                  <c:v>0.17401715497375378</c:v>
                </c:pt>
                <c:pt idx="90">
                  <c:v>0.10136541934593311</c:v>
                </c:pt>
                <c:pt idx="91">
                  <c:v>-0.16755815781502226</c:v>
                </c:pt>
                <c:pt idx="92">
                  <c:v>-0.29254905118501218</c:v>
                </c:pt>
                <c:pt idx="93">
                  <c:v>-0.16880432823745486</c:v>
                </c:pt>
                <c:pt idx="94">
                  <c:v>-5.079198923308751E-2</c:v>
                </c:pt>
                <c:pt idx="95">
                  <c:v>0.13065042427309925</c:v>
                </c:pt>
                <c:pt idx="96">
                  <c:v>0.27221538426144276</c:v>
                </c:pt>
                <c:pt idx="97">
                  <c:v>0.28966177017549921</c:v>
                </c:pt>
                <c:pt idx="98">
                  <c:v>0.11382712357025913</c:v>
                </c:pt>
                <c:pt idx="99">
                  <c:v>-0.10699427528479784</c:v>
                </c:pt>
                <c:pt idx="100">
                  <c:v>-0.29055517850912005</c:v>
                </c:pt>
                <c:pt idx="101">
                  <c:v>-0.28706590132630871</c:v>
                </c:pt>
                <c:pt idx="102">
                  <c:v>-0.10101265725712134</c:v>
                </c:pt>
                <c:pt idx="103">
                  <c:v>-1.378072768683925E-2</c:v>
                </c:pt>
                <c:pt idx="104">
                  <c:v>0.20890992680186662</c:v>
                </c:pt>
                <c:pt idx="105">
                  <c:v>0.22324088665984154</c:v>
                </c:pt>
                <c:pt idx="106">
                  <c:v>0.21090379947775878</c:v>
                </c:pt>
                <c:pt idx="107">
                  <c:v>8.6162140192255376E-2</c:v>
                </c:pt>
                <c:pt idx="108">
                  <c:v>-0.10537425373563546</c:v>
                </c:pt>
                <c:pt idx="109">
                  <c:v>-0.30924773484560902</c:v>
                </c:pt>
                <c:pt idx="110">
                  <c:v>-0.30874926667663599</c:v>
                </c:pt>
                <c:pt idx="111">
                  <c:v>-0.15858573077350754</c:v>
                </c:pt>
                <c:pt idx="112">
                  <c:v>-4.0573391769140182E-2</c:v>
                </c:pt>
                <c:pt idx="113">
                  <c:v>6.6721881602306798E-2</c:v>
                </c:pt>
                <c:pt idx="114">
                  <c:v>0.17252175046683466</c:v>
                </c:pt>
                <c:pt idx="115">
                  <c:v>0.25377206200944025</c:v>
                </c:pt>
                <c:pt idx="116">
                  <c:v>0.16990479257972618</c:v>
                </c:pt>
                <c:pt idx="117">
                  <c:v>3.7187642590654144E-2</c:v>
                </c:pt>
                <c:pt idx="118">
                  <c:v>-0.21989731555719153</c:v>
                </c:pt>
                <c:pt idx="119">
                  <c:v>-0.27909041062274009</c:v>
                </c:pt>
                <c:pt idx="120">
                  <c:v>-0.21902499626148869</c:v>
                </c:pt>
                <c:pt idx="121">
                  <c:v>-0.14001779147926177</c:v>
                </c:pt>
                <c:pt idx="122">
                  <c:v>-2.075928205246182E-2</c:v>
                </c:pt>
                <c:pt idx="123">
                  <c:v>5.2266304702088623E-2</c:v>
                </c:pt>
                <c:pt idx="124">
                  <c:v>0.23919186806697884</c:v>
                </c:pt>
                <c:pt idx="125">
                  <c:v>0.23881801694024907</c:v>
                </c:pt>
                <c:pt idx="126">
                  <c:v>0.21912852426581395</c:v>
                </c:pt>
                <c:pt idx="127">
                  <c:v>0.16840938807280709</c:v>
                </c:pt>
                <c:pt idx="128">
                  <c:v>-1.6771536700677495E-2</c:v>
                </c:pt>
                <c:pt idx="129">
                  <c:v>-0.24394840471014073</c:v>
                </c:pt>
                <c:pt idx="130">
                  <c:v>-0.32694335484415199</c:v>
                </c:pt>
                <c:pt idx="131">
                  <c:v>-0.28594434794611939</c:v>
                </c:pt>
                <c:pt idx="132">
                  <c:v>-0.20992795217773072</c:v>
                </c:pt>
                <c:pt idx="133">
                  <c:v>-7.9080057822307565E-2</c:v>
                </c:pt>
                <c:pt idx="134">
                  <c:v>1.5130426113597103E-2</c:v>
                </c:pt>
                <c:pt idx="135">
                  <c:v>0.14410906483537134</c:v>
                </c:pt>
                <c:pt idx="136">
                  <c:v>0.19582513736632431</c:v>
                </c:pt>
                <c:pt idx="137">
                  <c:v>0.29576800524541896</c:v>
                </c:pt>
                <c:pt idx="138">
                  <c:v>0.20704067116821773</c:v>
                </c:pt>
                <c:pt idx="139">
                  <c:v>0.20267907468970361</c:v>
                </c:pt>
                <c:pt idx="140">
                  <c:v>0.1446075330043444</c:v>
                </c:pt>
                <c:pt idx="141">
                  <c:v>-2.5494729657705703E-2</c:v>
                </c:pt>
                <c:pt idx="142">
                  <c:v>-0.18276143696870001</c:v>
                </c:pt>
                <c:pt idx="143">
                  <c:v>-0.25865321569484545</c:v>
                </c:pt>
                <c:pt idx="144">
                  <c:v>-0.28793822062201158</c:v>
                </c:pt>
                <c:pt idx="145">
                  <c:v>-0.28669205019957894</c:v>
                </c:pt>
                <c:pt idx="146">
                  <c:v>-0.19846318429135079</c:v>
                </c:pt>
                <c:pt idx="147">
                  <c:v>-5.8019777683196598E-2</c:v>
                </c:pt>
                <c:pt idx="148">
                  <c:v>1.5130426113597103E-2</c:v>
                </c:pt>
                <c:pt idx="149">
                  <c:v>0.11681793258409738</c:v>
                </c:pt>
                <c:pt idx="150">
                  <c:v>0.15918772694680583</c:v>
                </c:pt>
                <c:pt idx="151">
                  <c:v>0.23757184651781646</c:v>
                </c:pt>
                <c:pt idx="152">
                  <c:v>0.24779044398176378</c:v>
                </c:pt>
                <c:pt idx="153">
                  <c:v>0.26237063792422521</c:v>
                </c:pt>
                <c:pt idx="154">
                  <c:v>0.25987829707936</c:v>
                </c:pt>
                <c:pt idx="155">
                  <c:v>0.25601516876981895</c:v>
                </c:pt>
                <c:pt idx="156">
                  <c:v>0.21688541750543527</c:v>
                </c:pt>
                <c:pt idx="157">
                  <c:v>9.388839681133751E-2</c:v>
                </c:pt>
                <c:pt idx="158">
                  <c:v>3.805996188635697E-2</c:v>
                </c:pt>
                <c:pt idx="159">
                  <c:v>-2.9233240925003508E-2</c:v>
                </c:pt>
                <c:pt idx="160">
                  <c:v>-0.12394219302988121</c:v>
                </c:pt>
                <c:pt idx="161">
                  <c:v>-0.1902384595032956</c:v>
                </c:pt>
                <c:pt idx="162">
                  <c:v>-0.24768691597743853</c:v>
                </c:pt>
                <c:pt idx="163">
                  <c:v>-0.28382585822798395</c:v>
                </c:pt>
                <c:pt idx="164">
                  <c:v>-0.3187186300560968</c:v>
                </c:pt>
                <c:pt idx="165">
                  <c:v>-0.25416700217408805</c:v>
                </c:pt>
                <c:pt idx="166">
                  <c:v>-0.23223440273927429</c:v>
                </c:pt>
                <c:pt idx="167">
                  <c:v>-0.21827729400802914</c:v>
                </c:pt>
                <c:pt idx="168">
                  <c:v>-6.3253693457413523E-2</c:v>
                </c:pt>
                <c:pt idx="169">
                  <c:v>-9.9143401623472446E-2</c:v>
                </c:pt>
                <c:pt idx="170">
                  <c:v>-4.3688817825221687E-2</c:v>
                </c:pt>
                <c:pt idx="171">
                  <c:v>-6.7490672893684364E-2</c:v>
                </c:pt>
                <c:pt idx="172">
                  <c:v>4.3916962871790192E-2</c:v>
                </c:pt>
                <c:pt idx="173">
                  <c:v>0.10311005793733877</c:v>
                </c:pt>
                <c:pt idx="174">
                  <c:v>6.1487965828089873E-2</c:v>
                </c:pt>
                <c:pt idx="175">
                  <c:v>0.14061978765256006</c:v>
                </c:pt>
                <c:pt idx="176">
                  <c:v>0.19819286116894624</c:v>
                </c:pt>
                <c:pt idx="177">
                  <c:v>0.22897327060303149</c:v>
                </c:pt>
                <c:pt idx="178">
                  <c:v>0.20467294736559577</c:v>
                </c:pt>
                <c:pt idx="179">
                  <c:v>0.2192531413080572</c:v>
                </c:pt>
                <c:pt idx="180">
                  <c:v>0.1811203263816196</c:v>
                </c:pt>
                <c:pt idx="181">
                  <c:v>0.25090587003784531</c:v>
                </c:pt>
                <c:pt idx="182">
                  <c:v>0.22797633426508543</c:v>
                </c:pt>
                <c:pt idx="183">
                  <c:v>0.23732261243332994</c:v>
                </c:pt>
                <c:pt idx="184">
                  <c:v>0.28878945087979635</c:v>
                </c:pt>
                <c:pt idx="185">
                  <c:v>0.29738802679458132</c:v>
                </c:pt>
                <c:pt idx="186">
                  <c:v>0.26561068102254998</c:v>
                </c:pt>
                <c:pt idx="187">
                  <c:v>0.28430323735903901</c:v>
                </c:pt>
                <c:pt idx="188">
                  <c:v>0.30100192101963585</c:v>
                </c:pt>
                <c:pt idx="189">
                  <c:v>0.26187216975525218</c:v>
                </c:pt>
                <c:pt idx="190">
                  <c:v>0.23495488863070799</c:v>
                </c:pt>
                <c:pt idx="191">
                  <c:v>0.29539415411868913</c:v>
                </c:pt>
                <c:pt idx="192">
                  <c:v>0.22822556834957194</c:v>
                </c:pt>
                <c:pt idx="193">
                  <c:v>0.26947380933209103</c:v>
                </c:pt>
                <c:pt idx="194">
                  <c:v>0.3039927300334741</c:v>
                </c:pt>
              </c:numCache>
            </c:numRef>
          </c:yVal>
          <c:smooth val="1"/>
          <c:extLst xmlns:c16r2="http://schemas.microsoft.com/office/drawing/2015/06/chart">
            <c:ext xmlns:c16="http://schemas.microsoft.com/office/drawing/2014/chart" uri="{C3380CC4-5D6E-409C-BE32-E72D297353CC}">
              <c16:uniqueId val="{00000000-CE5F-490E-9CE8-F93208980077}"/>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CE5F-490E-9CE8-F93208980077}"/>
            </c:ext>
          </c:extLst>
        </c:ser>
        <c:dLbls>
          <c:showLegendKey val="0"/>
          <c:showVal val="0"/>
          <c:showCatName val="0"/>
          <c:showSerName val="0"/>
          <c:showPercent val="0"/>
          <c:showBubbleSize val="0"/>
        </c:dLbls>
        <c:axId val="572451944"/>
        <c:axId val="571916760"/>
      </c:scatterChart>
      <c:valAx>
        <c:axId val="572451944"/>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1916760"/>
        <c:crosses val="autoZero"/>
        <c:crossBetween val="midCat"/>
      </c:valAx>
      <c:valAx>
        <c:axId val="57191676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72451944"/>
        <c:crosses val="autoZero"/>
        <c:crossBetween val="midCat"/>
      </c:valAx>
      <c:spPr>
        <a:noFill/>
        <a:ln>
          <a:noFill/>
        </a:ln>
        <a:effectLst/>
      </c:spPr>
    </c:plotArea>
    <c:legend>
      <c:legendPos val="r"/>
      <c:layout>
        <c:manualLayout>
          <c:xMode val="edge"/>
          <c:yMode val="edge"/>
          <c:x val="0.14500941619585686"/>
          <c:y val="6.7025356121328636E-2"/>
          <c:w val="0.128060263653484"/>
          <c:h val="0.147816244692932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弱!$H$1:$H$195</c:f>
              <c:numCache>
                <c:formatCode>General</c:formatCode>
                <c:ptCount val="195"/>
                <c:pt idx="0">
                  <c:v>-7.3199792208494732E-3</c:v>
                </c:pt>
                <c:pt idx="1">
                  <c:v>3.3726159836243094E-2</c:v>
                </c:pt>
                <c:pt idx="2">
                  <c:v>4.8432530514452732E-2</c:v>
                </c:pt>
                <c:pt idx="3">
                  <c:v>-4.6390635649525822E-2</c:v>
                </c:pt>
                <c:pt idx="4">
                  <c:v>-0.10389912994342022</c:v>
                </c:pt>
                <c:pt idx="5">
                  <c:v>2.692171967169834E-2</c:v>
                </c:pt>
                <c:pt idx="6">
                  <c:v>-3.4098743739380453E-2</c:v>
                </c:pt>
                <c:pt idx="7">
                  <c:v>-7.3937643412440884E-2</c:v>
                </c:pt>
                <c:pt idx="8">
                  <c:v>-2.597731515589155E-2</c:v>
                </c:pt>
                <c:pt idx="9">
                  <c:v>-1.061245026820984E-2</c:v>
                </c:pt>
                <c:pt idx="10">
                  <c:v>3.9103862546931697E-2</c:v>
                </c:pt>
                <c:pt idx="11">
                  <c:v>-3.0038029447636002E-2</c:v>
                </c:pt>
                <c:pt idx="12">
                  <c:v>-0.12112972842460615</c:v>
                </c:pt>
                <c:pt idx="13">
                  <c:v>1.1447105749104616E-2</c:v>
                </c:pt>
                <c:pt idx="14">
                  <c:v>-6.8450191666840285E-2</c:v>
                </c:pt>
                <c:pt idx="15">
                  <c:v>-3.2672006285524295E-2</c:v>
                </c:pt>
                <c:pt idx="16">
                  <c:v>8.703379876304311E-3</c:v>
                </c:pt>
                <c:pt idx="17">
                  <c:v>-8.11810797166337E-2</c:v>
                </c:pt>
                <c:pt idx="18">
                  <c:v>2.2641507310129861E-2</c:v>
                </c:pt>
                <c:pt idx="19">
                  <c:v>5.3041989980757251E-2</c:v>
                </c:pt>
                <c:pt idx="20">
                  <c:v>-3.1025770761844113E-2</c:v>
                </c:pt>
                <c:pt idx="21">
                  <c:v>7.7735522835959997E-2</c:v>
                </c:pt>
                <c:pt idx="22">
                  <c:v>7.3016314334743468E-2</c:v>
                </c:pt>
                <c:pt idx="23">
                  <c:v>0.10144131437695464</c:v>
                </c:pt>
                <c:pt idx="24">
                  <c:v>4.371332201323621E-2</c:v>
                </c:pt>
                <c:pt idx="25">
                  <c:v>-5.1219593185654361E-2</c:v>
                </c:pt>
                <c:pt idx="26">
                  <c:v>0.10100231823730658</c:v>
                </c:pt>
                <c:pt idx="27">
                  <c:v>6.9943341357207131E-2</c:v>
                </c:pt>
                <c:pt idx="28">
                  <c:v>-6.0029908019053266E-3</c:v>
                </c:pt>
                <c:pt idx="29">
                  <c:v>-9.3253473556955041E-2</c:v>
                </c:pt>
                <c:pt idx="30">
                  <c:v>-1.8075384642226671E-2</c:v>
                </c:pt>
                <c:pt idx="31">
                  <c:v>3.8116121232723586E-2</c:v>
                </c:pt>
                <c:pt idx="32">
                  <c:v>2.5494982217842181E-2</c:v>
                </c:pt>
                <c:pt idx="33">
                  <c:v>-2.2794593143443197E-2</c:v>
                </c:pt>
                <c:pt idx="34">
                  <c:v>-7.6242373145593151E-2</c:v>
                </c:pt>
                <c:pt idx="35">
                  <c:v>-5.0451349941270277E-2</c:v>
                </c:pt>
                <c:pt idx="36">
                  <c:v>2.4616989938546083E-2</c:v>
                </c:pt>
                <c:pt idx="37">
                  <c:v>4.6457047886036516E-2</c:v>
                </c:pt>
                <c:pt idx="38">
                  <c:v>-7.9095848053305468E-2</c:v>
                </c:pt>
                <c:pt idx="39">
                  <c:v>-8.9083010230298576E-2</c:v>
                </c:pt>
                <c:pt idx="40">
                  <c:v>4.532916549647846E-3</c:v>
                </c:pt>
                <c:pt idx="41">
                  <c:v>0.12130588969602885</c:v>
                </c:pt>
                <c:pt idx="42">
                  <c:v>0.2072393840321344</c:v>
                </c:pt>
                <c:pt idx="43">
                  <c:v>-9.8521427232731634E-2</c:v>
                </c:pt>
                <c:pt idx="44">
                  <c:v>-0.11421553922514938</c:v>
                </c:pt>
                <c:pt idx="45">
                  <c:v>-0.11695926509794968</c:v>
                </c:pt>
                <c:pt idx="46">
                  <c:v>0.1127454649728919</c:v>
                </c:pt>
                <c:pt idx="47">
                  <c:v>0.12503735688303727</c:v>
                </c:pt>
                <c:pt idx="48">
                  <c:v>-8.3815056554521997E-2</c:v>
                </c:pt>
                <c:pt idx="49">
                  <c:v>-0.19038136945408585</c:v>
                </c:pt>
                <c:pt idx="50">
                  <c:v>-0.17885772078832457</c:v>
                </c:pt>
                <c:pt idx="51">
                  <c:v>-1.8624129816786732E-2</c:v>
                </c:pt>
                <c:pt idx="52">
                  <c:v>0.1847408318751719</c:v>
                </c:pt>
                <c:pt idx="53">
                  <c:v>5.4029731294965355E-2</c:v>
                </c:pt>
                <c:pt idx="54">
                  <c:v>-0.14944497943190529</c:v>
                </c:pt>
                <c:pt idx="55">
                  <c:v>-0.14812799101296115</c:v>
                </c:pt>
                <c:pt idx="56">
                  <c:v>-6.0658010188087412E-2</c:v>
                </c:pt>
                <c:pt idx="57">
                  <c:v>0.11197722172850781</c:v>
                </c:pt>
                <c:pt idx="58">
                  <c:v>5.9846430145302006E-2</c:v>
                </c:pt>
                <c:pt idx="59">
                  <c:v>-0.15778590608521822</c:v>
                </c:pt>
                <c:pt idx="60">
                  <c:v>-0.21189218029684026</c:v>
                </c:pt>
                <c:pt idx="61">
                  <c:v>-0.13934806822000018</c:v>
                </c:pt>
                <c:pt idx="62">
                  <c:v>-1.7855886572402647E-2</c:v>
                </c:pt>
                <c:pt idx="63">
                  <c:v>0.13491477002511837</c:v>
                </c:pt>
                <c:pt idx="64">
                  <c:v>1.9678283367505534E-2</c:v>
                </c:pt>
                <c:pt idx="65">
                  <c:v>-6.460897544491985E-2</c:v>
                </c:pt>
                <c:pt idx="66">
                  <c:v>-0.19608831926951048</c:v>
                </c:pt>
                <c:pt idx="67">
                  <c:v>-6.6913705178072103E-2</c:v>
                </c:pt>
                <c:pt idx="68">
                  <c:v>4.0640349035699866E-2</c:v>
                </c:pt>
                <c:pt idx="69">
                  <c:v>0.24422480879748254</c:v>
                </c:pt>
                <c:pt idx="70">
                  <c:v>0.15258436464595232</c:v>
                </c:pt>
                <c:pt idx="71">
                  <c:v>-7.2071909818936686E-2</c:v>
                </c:pt>
                <c:pt idx="72">
                  <c:v>-0.29508194876014554</c:v>
                </c:pt>
                <c:pt idx="73">
                  <c:v>-0.15251795240944163</c:v>
                </c:pt>
                <c:pt idx="74">
                  <c:v>-2.7294303574835699E-2</c:v>
                </c:pt>
                <c:pt idx="75">
                  <c:v>8.2344982302264516E-2</c:v>
                </c:pt>
                <c:pt idx="76">
                  <c:v>0.21108060025405484</c:v>
                </c:pt>
                <c:pt idx="77">
                  <c:v>-9.9838415651675769E-2</c:v>
                </c:pt>
                <c:pt idx="78">
                  <c:v>-0.24591438111956404</c:v>
                </c:pt>
                <c:pt idx="79">
                  <c:v>-0.17490675553149213</c:v>
                </c:pt>
                <c:pt idx="80">
                  <c:v>-0.16261486362134678</c:v>
                </c:pt>
                <c:pt idx="81">
                  <c:v>2.0885522751537666E-2</c:v>
                </c:pt>
                <c:pt idx="82">
                  <c:v>0.19154527203971666</c:v>
                </c:pt>
                <c:pt idx="83">
                  <c:v>7.3345561439479512E-2</c:v>
                </c:pt>
                <c:pt idx="84">
                  <c:v>-2.3892083492563318E-2</c:v>
                </c:pt>
                <c:pt idx="85">
                  <c:v>-0.26204748925162985</c:v>
                </c:pt>
                <c:pt idx="86">
                  <c:v>-0.22615955483540184</c:v>
                </c:pt>
                <c:pt idx="87">
                  <c:v>-0.13056814542703921</c:v>
                </c:pt>
                <c:pt idx="88">
                  <c:v>2.4287742833810046E-2</c:v>
                </c:pt>
                <c:pt idx="89">
                  <c:v>0.18485058091008391</c:v>
                </c:pt>
                <c:pt idx="90">
                  <c:v>0.24082258871521015</c:v>
                </c:pt>
                <c:pt idx="91">
                  <c:v>-3.8080101036650823E-3</c:v>
                </c:pt>
                <c:pt idx="92">
                  <c:v>-0.1845646706037492</c:v>
                </c:pt>
                <c:pt idx="93">
                  <c:v>-0.22100135019453726</c:v>
                </c:pt>
                <c:pt idx="94">
                  <c:v>-0.24745086760833221</c:v>
                </c:pt>
                <c:pt idx="95">
                  <c:v>-0.12936090604300707</c:v>
                </c:pt>
                <c:pt idx="96">
                  <c:v>0.11472094760130812</c:v>
                </c:pt>
                <c:pt idx="97">
                  <c:v>0.28000299417879854</c:v>
                </c:pt>
                <c:pt idx="98">
                  <c:v>0.23292065820154528</c:v>
                </c:pt>
                <c:pt idx="99">
                  <c:v>1.0209474324634554E-3</c:v>
                </c:pt>
                <c:pt idx="100">
                  <c:v>-0.15888339643433835</c:v>
                </c:pt>
                <c:pt idx="101">
                  <c:v>-0.27927808773281576</c:v>
                </c:pt>
                <c:pt idx="102">
                  <c:v>-0.25897451627409351</c:v>
                </c:pt>
                <c:pt idx="103">
                  <c:v>-0.19960028838669489</c:v>
                </c:pt>
                <c:pt idx="104">
                  <c:v>-5.6737436971692904E-3</c:v>
                </c:pt>
                <c:pt idx="105">
                  <c:v>0.10605077384325914</c:v>
                </c:pt>
                <c:pt idx="106">
                  <c:v>0.13359778160617422</c:v>
                </c:pt>
                <c:pt idx="107">
                  <c:v>0.18616756932902806</c:v>
                </c:pt>
                <c:pt idx="108">
                  <c:v>1.7812549774001325E-2</c:v>
                </c:pt>
                <c:pt idx="109">
                  <c:v>-0.17282152386816391</c:v>
                </c:pt>
                <c:pt idx="110">
                  <c:v>-0.28827750859560075</c:v>
                </c:pt>
                <c:pt idx="111">
                  <c:v>-0.28059507615175988</c:v>
                </c:pt>
                <c:pt idx="112">
                  <c:v>-0.20519748916720751</c:v>
                </c:pt>
                <c:pt idx="113">
                  <c:v>-0.11706901413286169</c:v>
                </c:pt>
                <c:pt idx="114">
                  <c:v>5.6992955237589689E-2</c:v>
                </c:pt>
                <c:pt idx="115">
                  <c:v>0.2411518358199462</c:v>
                </c:pt>
                <c:pt idx="116">
                  <c:v>0.28757567758772734</c:v>
                </c:pt>
                <c:pt idx="117">
                  <c:v>0.12712258854636549</c:v>
                </c:pt>
                <c:pt idx="118">
                  <c:v>-1.7307141397842587E-2</c:v>
                </c:pt>
                <c:pt idx="119">
                  <c:v>-0.15010347364137738</c:v>
                </c:pt>
                <c:pt idx="120">
                  <c:v>-0.22868378263837813</c:v>
                </c:pt>
                <c:pt idx="121">
                  <c:v>-0.21430665906490451</c:v>
                </c:pt>
                <c:pt idx="122">
                  <c:v>-0.14022606049929628</c:v>
                </c:pt>
                <c:pt idx="123">
                  <c:v>-4.3098164602165458E-2</c:v>
                </c:pt>
                <c:pt idx="124">
                  <c:v>5.4109088289439437E-3</c:v>
                </c:pt>
                <c:pt idx="125">
                  <c:v>0.11702567733446037</c:v>
                </c:pt>
                <c:pt idx="126">
                  <c:v>0.2528949825555315</c:v>
                </c:pt>
                <c:pt idx="127">
                  <c:v>0.17541216390765088</c:v>
                </c:pt>
                <c:pt idx="128">
                  <c:v>0.12031814838182074</c:v>
                </c:pt>
                <c:pt idx="129">
                  <c:v>-6.6694207108248083E-2</c:v>
                </c:pt>
                <c:pt idx="130">
                  <c:v>-0.1989417941772228</c:v>
                </c:pt>
                <c:pt idx="131">
                  <c:v>-0.26983967073038273</c:v>
                </c:pt>
                <c:pt idx="132">
                  <c:v>-0.28630202596718451</c:v>
                </c:pt>
                <c:pt idx="133">
                  <c:v>-0.23197625368573849</c:v>
                </c:pt>
                <c:pt idx="134">
                  <c:v>-0.19224710304759007</c:v>
                </c:pt>
                <c:pt idx="135">
                  <c:v>-6.7352701317720157E-2</c:v>
                </c:pt>
                <c:pt idx="136">
                  <c:v>7.4333302753687616E-2</c:v>
                </c:pt>
                <c:pt idx="137">
                  <c:v>0.19055753072550854</c:v>
                </c:pt>
                <c:pt idx="138">
                  <c:v>0.17321718320941062</c:v>
                </c:pt>
                <c:pt idx="139">
                  <c:v>0.24192007906433027</c:v>
                </c:pt>
                <c:pt idx="140">
                  <c:v>0.3085377432559217</c:v>
                </c:pt>
                <c:pt idx="141">
                  <c:v>0.19143552300480465</c:v>
                </c:pt>
                <c:pt idx="142">
                  <c:v>0.1163671831249883</c:v>
                </c:pt>
                <c:pt idx="143">
                  <c:v>-4.507364723058168E-2</c:v>
                </c:pt>
                <c:pt idx="144">
                  <c:v>-0.18566216095286933</c:v>
                </c:pt>
                <c:pt idx="145">
                  <c:v>-0.20124652391037506</c:v>
                </c:pt>
                <c:pt idx="146">
                  <c:v>-0.24240241200237964</c:v>
                </c:pt>
                <c:pt idx="147">
                  <c:v>-0.19312509532688615</c:v>
                </c:pt>
                <c:pt idx="148">
                  <c:v>-0.1315558867412473</c:v>
                </c:pt>
                <c:pt idx="149">
                  <c:v>-0.1118010604570851</c:v>
                </c:pt>
                <c:pt idx="150">
                  <c:v>1.2983592237872788E-2</c:v>
                </c:pt>
                <c:pt idx="151">
                  <c:v>0.10045357306274652</c:v>
                </c:pt>
                <c:pt idx="152">
                  <c:v>0.15258436464595232</c:v>
                </c:pt>
                <c:pt idx="153">
                  <c:v>0.26112616017393242</c:v>
                </c:pt>
                <c:pt idx="154">
                  <c:v>0.28131998259774266</c:v>
                </c:pt>
                <c:pt idx="155">
                  <c:v>0.28527094785457513</c:v>
                </c:pt>
                <c:pt idx="156">
                  <c:v>0.23149392074768912</c:v>
                </c:pt>
                <c:pt idx="157">
                  <c:v>0.21009285893984672</c:v>
                </c:pt>
                <c:pt idx="158">
                  <c:v>0.12580560012742134</c:v>
                </c:pt>
                <c:pt idx="159">
                  <c:v>0.21909227980263174</c:v>
                </c:pt>
                <c:pt idx="160">
                  <c:v>5.3480986120405298E-2</c:v>
                </c:pt>
                <c:pt idx="161">
                  <c:v>3.1421430103090842E-2</c:v>
                </c:pt>
                <c:pt idx="162">
                  <c:v>-7.273040402840876E-2</c:v>
                </c:pt>
                <c:pt idx="163">
                  <c:v>-0.21090443898263214</c:v>
                </c:pt>
                <c:pt idx="164">
                  <c:v>-0.23526872473309884</c:v>
                </c:pt>
                <c:pt idx="165">
                  <c:v>-0.18763764358128554</c:v>
                </c:pt>
                <c:pt idx="166">
                  <c:v>-0.21650163976314477</c:v>
                </c:pt>
                <c:pt idx="167">
                  <c:v>-0.25107258576042862</c:v>
                </c:pt>
                <c:pt idx="168">
                  <c:v>-0.18840588682566964</c:v>
                </c:pt>
                <c:pt idx="169">
                  <c:v>-0.1864304041972534</c:v>
                </c:pt>
                <c:pt idx="170">
                  <c:v>-0.15317644661891372</c:v>
                </c:pt>
                <c:pt idx="171">
                  <c:v>-9.2594979347482967E-2</c:v>
                </c:pt>
                <c:pt idx="172">
                  <c:v>-8.2827315240313878E-2</c:v>
                </c:pt>
                <c:pt idx="173">
                  <c:v>-0.13836032690579206</c:v>
                </c:pt>
                <c:pt idx="174">
                  <c:v>-7.9534844192953508E-2</c:v>
                </c:pt>
                <c:pt idx="175">
                  <c:v>-3.684246961218076E-2</c:v>
                </c:pt>
                <c:pt idx="176">
                  <c:v>1.7044306529617241E-2</c:v>
                </c:pt>
                <c:pt idx="177">
                  <c:v>-3.9915442589717104E-2</c:v>
                </c:pt>
                <c:pt idx="178">
                  <c:v>5.8748939796181884E-2</c:v>
                </c:pt>
                <c:pt idx="179">
                  <c:v>8.344247265138463E-2</c:v>
                </c:pt>
                <c:pt idx="180">
                  <c:v>8.1686488092792442E-2</c:v>
                </c:pt>
                <c:pt idx="181">
                  <c:v>0.10627027191308318</c:v>
                </c:pt>
                <c:pt idx="182">
                  <c:v>0.12668359240671745</c:v>
                </c:pt>
                <c:pt idx="183">
                  <c:v>0.19154527203971666</c:v>
                </c:pt>
                <c:pt idx="184">
                  <c:v>0.22216525278016808</c:v>
                </c:pt>
                <c:pt idx="185">
                  <c:v>0.23862760801696992</c:v>
                </c:pt>
                <c:pt idx="186">
                  <c:v>0.29789208686945651</c:v>
                </c:pt>
                <c:pt idx="187">
                  <c:v>0.27275955787460571</c:v>
                </c:pt>
                <c:pt idx="188">
                  <c:v>0.35913204835035933</c:v>
                </c:pt>
                <c:pt idx="189">
                  <c:v>0.35013262748757434</c:v>
                </c:pt>
                <c:pt idx="190">
                  <c:v>0.32236612165483525</c:v>
                </c:pt>
                <c:pt idx="191">
                  <c:v>0.32006139192168298</c:v>
                </c:pt>
                <c:pt idx="192">
                  <c:v>0.39183726075413899</c:v>
                </c:pt>
                <c:pt idx="193">
                  <c:v>0.28263697101668683</c:v>
                </c:pt>
                <c:pt idx="194">
                  <c:v>0.29372162354280007</c:v>
                </c:pt>
              </c:numCache>
            </c:numRef>
          </c:yVal>
          <c:smooth val="1"/>
          <c:extLst xmlns:c16r2="http://schemas.microsoft.com/office/drawing/2015/06/chart">
            <c:ext xmlns:c16="http://schemas.microsoft.com/office/drawing/2014/chart" uri="{C3380CC4-5D6E-409C-BE32-E72D297353CC}">
              <c16:uniqueId val="{00000000-A583-4B55-B484-81B3B5660825}"/>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A583-4B55-B484-81B3B5660825}"/>
            </c:ext>
          </c:extLst>
        </c:ser>
        <c:dLbls>
          <c:showLegendKey val="0"/>
          <c:showVal val="0"/>
          <c:showCatName val="0"/>
          <c:showSerName val="0"/>
          <c:showPercent val="0"/>
          <c:showBubbleSize val="0"/>
        </c:dLbls>
        <c:axId val="991487160"/>
        <c:axId val="991488728"/>
      </c:scatterChart>
      <c:valAx>
        <c:axId val="991487160"/>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91488728"/>
        <c:crosses val="autoZero"/>
        <c:crossBetween val="midCat"/>
      </c:valAx>
      <c:valAx>
        <c:axId val="9914887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91487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1008</TotalTime>
  <Pages>22</Pages>
  <Words>1520</Words>
  <Characters>8664</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214</cp:revision>
  <dcterms:created xsi:type="dcterms:W3CDTF">2021-01-21T02:00:00Z</dcterms:created>
  <dcterms:modified xsi:type="dcterms:W3CDTF">2021-01-24T15:13:00Z</dcterms:modified>
</cp:coreProperties>
</file>